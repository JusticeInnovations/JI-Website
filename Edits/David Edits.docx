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Evidence-Based Justice Technology</w:t>
      </w:r>
    </w:p>
    <w:p w:rsidR="00000000" w:rsidDel="00000000" w:rsidP="00000000" w:rsidRDefault="00000000" w:rsidRPr="00000000" w14:paraId="00000002">
      <w:pPr>
        <w:rPr/>
      </w:pPr>
      <w:r w:rsidDel="00000000" w:rsidR="00000000" w:rsidRPr="00000000">
        <w:rPr>
          <w:rtl w:val="0"/>
        </w:rPr>
        <w:t xml:space="preserve">The right call.</w:t>
      </w:r>
    </w:p>
    <w:p w:rsidR="00000000" w:rsidDel="00000000" w:rsidP="00000000" w:rsidRDefault="00000000" w:rsidRPr="00000000" w14:paraId="00000003">
      <w:pPr>
        <w:rPr/>
      </w:pPr>
      <w:r w:rsidDel="00000000" w:rsidR="00000000" w:rsidRPr="00000000">
        <w:rPr>
          <w:rtl w:val="0"/>
        </w:rPr>
        <w:t xml:space="preserve">At the right time.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Or </w:t>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widowControl w:val="0"/>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Connecting what happens on scene to what holds up in court</w:t>
      </w:r>
    </w:p>
    <w:p w:rsidR="00000000" w:rsidDel="00000000" w:rsidP="00000000" w:rsidRDefault="00000000" w:rsidRPr="00000000" w14:paraId="00000008">
      <w:pPr>
        <w:widowControl w:val="0"/>
        <w:spacing w:line="240" w:lineRule="auto"/>
        <w:rPr>
          <w:rFonts w:ascii="Calibri" w:cs="Calibri" w:eastAsia="Calibri" w:hAnsi="Calibri"/>
          <w:color w:val="cbd5e1"/>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Calibri" w:cs="Calibri" w:eastAsia="Calibri" w:hAnsi="Calibri"/>
          <w:color w:val="cbd5e1"/>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Intake puts a prosecutor in the conversation before a single arrest is made — stopping bad cases before they start, and strengthening the ones that matter.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Intake</w:t>
      </w:r>
    </w:p>
    <w:p w:rsidR="00000000" w:rsidDel="00000000" w:rsidP="00000000" w:rsidRDefault="00000000" w:rsidRPr="00000000" w14:paraId="0000000D">
      <w:pPr>
        <w:rPr/>
      </w:pPr>
      <w:r w:rsidDel="00000000" w:rsidR="00000000" w:rsidRPr="00000000">
        <w:rPr>
          <w:rtl w:val="0"/>
        </w:rPr>
        <w:t xml:space="preserve">The arrest decision is the most consequential moment in the justice system. Intake puts a prosecutor </w:t>
      </w:r>
      <w:del w:author="David Eagleman" w:id="0" w:date="2026-03-23T19:08:18Z">
        <w:r w:rsidDel="00000000" w:rsidR="00000000" w:rsidRPr="00000000">
          <w:rPr>
            <w:rtl w:val="0"/>
          </w:rPr>
          <w:delText xml:space="preserve">there</w:delText>
        </w:r>
      </w:del>
      <w:ins w:author="David Eagleman" w:id="0" w:date="2026-03-23T19:08:18Z">
        <w:del w:author="David Eagleman" w:id="0" w:date="2026-03-23T19:08:18Z">
          <w:r w:rsidDel="00000000" w:rsidR="00000000" w:rsidRPr="00000000">
            <w:rPr>
              <w:rtl w:val="0"/>
            </w:rPr>
            <w:delText xml:space="preserve">,</w:delText>
          </w:r>
        </w:del>
      </w:ins>
      <w:del w:author="David Eagleman" w:id="0" w:date="2026-03-23T19:08:18Z">
        <w:r w:rsidDel="00000000" w:rsidR="00000000" w:rsidRPr="00000000">
          <w:rPr>
            <w:rtl w:val="0"/>
          </w:rPr>
          <w:delText xml:space="preserve"> — standing </w:delText>
        </w:r>
      </w:del>
      <w:r w:rsidDel="00000000" w:rsidR="00000000" w:rsidRPr="00000000">
        <w:rPr>
          <w:rtl w:val="0"/>
        </w:rPr>
        <w:t xml:space="preserve">side by side with law enforcement to ensure that arrests result in convictions.</w:t>
      </w:r>
    </w:p>
    <w:p w:rsidR="00000000" w:rsidDel="00000000" w:rsidP="00000000" w:rsidRDefault="00000000" w:rsidRPr="00000000" w14:paraId="0000000E">
      <w:pPr>
        <w:rPr/>
      </w:pPr>
      <w:r w:rsidDel="00000000" w:rsidR="00000000" w:rsidRPr="00000000">
        <w:rPr>
          <w:rtl w:val="0"/>
        </w:rPr>
        <w:t xml:space="preserve">Most jurisdictions do not involve a prosecutor in the pre-trial process until after an arrest. Research on the U.S. pretrial system </w:t>
      </w:r>
      <w:ins w:author="David Eagleman" w:id="1" w:date="2026-03-23T19:08:48Z">
        <w:r w:rsidDel="00000000" w:rsidR="00000000" w:rsidRPr="00000000">
          <w:rPr>
            <w:rtl w:val="0"/>
          </w:rPr>
          <w:t xml:space="preserve">indicates</w:t>
        </w:r>
      </w:ins>
      <w:del w:author="David Eagleman" w:id="1" w:date="2026-03-23T19:08:48Z">
        <w:r w:rsidDel="00000000" w:rsidR="00000000" w:rsidRPr="00000000">
          <w:rPr>
            <w:rtl w:val="0"/>
          </w:rPr>
          <w:delText xml:space="preserve">suggests</w:delText>
        </w:r>
      </w:del>
      <w:r w:rsidDel="00000000" w:rsidR="00000000" w:rsidRPr="00000000">
        <w:rPr>
          <w:rtl w:val="0"/>
        </w:rPr>
        <w:t xml:space="preserve"> that this process carries a significant cost</w:t>
      </w:r>
      <w:del w:author="David Eagleman" w:id="2" w:date="2026-03-23T19:08:56Z">
        <w:r w:rsidDel="00000000" w:rsidR="00000000" w:rsidRPr="00000000">
          <w:rPr>
            <w:rtl w:val="0"/>
          </w:rPr>
          <w:delText xml:space="preserve"> —</w:delText>
        </w:r>
      </w:del>
      <w:r w:rsidDel="00000000" w:rsidR="00000000" w:rsidRPr="00000000">
        <w:rPr>
          <w:rtl w:val="0"/>
        </w:rPr>
        <w:t xml:space="preserve"> in wasted resources, wrongful bookings, and charges that do not withstand prosecutorial review.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Intake changes the sequence by bringing prosecutorial review to the moment of arrest. Before any arrest is made, the responding officer calls a prosecutor hotline. The call averages 90 seconds. The prosecutor reviews the facts of the case inside the Intake platform — seeing only the legal elements, not the race or gender of the person involved — and returns one of four decisions: Accept, Deny, Hold, or Needs More Information.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the case is accepted, the arrest proceeds. Charges are sent directly to the court the same day, with a complete audit trail locked at every step. If the case is denied, the officer can release the suspect</w:t>
      </w:r>
      <w:del w:author="David Eagleman" w:id="3" w:date="2026-03-23T19:09:37Z">
        <w:r w:rsidDel="00000000" w:rsidR="00000000" w:rsidRPr="00000000">
          <w:rPr>
            <w:rtl w:val="0"/>
          </w:rPr>
          <w:delText xml:space="preserve"> —</w:delText>
        </w:r>
      </w:del>
      <w:r w:rsidDel="00000000" w:rsidR="00000000" w:rsidRPr="00000000">
        <w:rPr>
          <w:rtl w:val="0"/>
        </w:rPr>
        <w:t xml:space="preserve"> before anyone is booked unnecessarily, and before money and time is spent jailing anyone on a charge that will not ultimately be prosecuted.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del w:author="David Eagleman" w:id="4" w:date="2026-03-23T19:09:45Z">
        <w:r w:rsidDel="00000000" w:rsidR="00000000" w:rsidRPr="00000000">
          <w:rPr>
            <w:rtl w:val="0"/>
          </w:rPr>
          <w:delText xml:space="preserve">This is not a new idea. </w:delText>
        </w:r>
      </w:del>
      <w:r w:rsidDel="00000000" w:rsidR="00000000" w:rsidRPr="00000000">
        <w:rPr>
          <w:rtl w:val="0"/>
        </w:rPr>
        <w:t xml:space="preserve">Harris County, Texas has operated this model since 1977. </w:t>
      </w:r>
      <w:ins w:author="David Eagleman" w:id="5" w:date="2026-03-23T19:09:58Z">
        <w:r w:rsidDel="00000000" w:rsidR="00000000" w:rsidRPr="00000000">
          <w:rPr>
            <w:rtl w:val="0"/>
          </w:rPr>
          <w:t xml:space="preserve">They run</w:t>
        </w:r>
      </w:ins>
      <w:del w:author="David Eagleman" w:id="5" w:date="2026-03-23T19:09:58Z">
        <w:r w:rsidDel="00000000" w:rsidR="00000000" w:rsidRPr="00000000">
          <w:rPr>
            <w:rtl w:val="0"/>
          </w:rPr>
          <w:delText xml:space="preserve">Harris County runs</w:delText>
        </w:r>
      </w:del>
      <w:r w:rsidDel="00000000" w:rsidR="00000000" w:rsidRPr="00000000">
        <w:rPr>
          <w:rtl w:val="0"/>
        </w:rPr>
        <w:t xml:space="preserve"> the most efficient prosecution office and the highest arrest-to-prosecution rate of any of the 25 largest counties in the United States — a result attributed in part to the efficiency of pre-arrest screening. Justice Innovations </w:t>
      </w:r>
      <w:ins w:author="David Eagleman" w:id="6" w:date="2026-03-23T19:10:13Z">
        <w:r w:rsidDel="00000000" w:rsidR="00000000" w:rsidRPr="00000000">
          <w:rPr>
            <w:rtl w:val="0"/>
          </w:rPr>
          <w:t xml:space="preserve">has </w:t>
        </w:r>
      </w:ins>
      <w:r w:rsidDel="00000000" w:rsidR="00000000" w:rsidRPr="00000000">
        <w:rPr>
          <w:rtl w:val="0"/>
        </w:rPr>
        <w:t xml:space="preserve">built the software to bring that model to jurisdictions across the country.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is HPD Officer Jones. I stopped a car for speeding 45 in a 30. The sole occupant had a SOAB, BSE, SS. He failed all FST and refused a breath test. Will you take DWI?”</w:t>
      </w:r>
    </w:p>
    <w:p w:rsidR="00000000" w:rsidDel="00000000" w:rsidP="00000000" w:rsidRDefault="00000000" w:rsidRPr="00000000" w14:paraId="00000017">
      <w:pPr>
        <w:rPr/>
      </w:pPr>
      <w:r w:rsidDel="00000000" w:rsidR="00000000" w:rsidRPr="00000000">
        <w:rPr>
          <w:rtl w:val="0"/>
        </w:rPr>
        <w:t xml:space="preserve">Typical officer hotline call · avg. 90 seconds · prosecutor decides before any arrest is made</w:t>
      </w:r>
    </w:p>
    <w:p w:rsidR="00000000" w:rsidDel="00000000" w:rsidP="00000000" w:rsidRDefault="00000000" w:rsidRPr="00000000" w14:paraId="00000018">
      <w:pPr>
        <w:rPr/>
      </w:pPr>
      <w:r w:rsidDel="00000000" w:rsidR="00000000" w:rsidRPr="00000000">
        <w:rPr>
          <w:rtl w:val="0"/>
        </w:rPr>
        <w:t xml:space="preserve">$4.6M</w:t>
      </w:r>
    </w:p>
    <w:p w:rsidR="00000000" w:rsidDel="00000000" w:rsidP="00000000" w:rsidRDefault="00000000" w:rsidRPr="00000000" w14:paraId="00000019">
      <w:pPr>
        <w:rPr/>
      </w:pPr>
      <w:r w:rsidDel="00000000" w:rsidR="00000000" w:rsidRPr="00000000">
        <w:rPr>
          <w:rtl w:val="0"/>
        </w:rPr>
        <w:t xml:space="preserve">Estimated annual savings for Cameron County, TX</w:t>
      </w:r>
      <w:ins w:author="David Eagleman" w:id="7" w:date="2026-03-23T19:10:27Z">
        <w:r w:rsidDel="00000000" w:rsidR="00000000" w:rsidRPr="00000000">
          <w:rPr>
            <w:rtl w:val="0"/>
          </w:rPr>
          <w:t xml:space="preserve">,</w:t>
        </w:r>
      </w:ins>
      <w:del w:author="David Eagleman" w:id="7" w:date="2026-03-23T19:10:27Z">
        <w:r w:rsidDel="00000000" w:rsidR="00000000" w:rsidRPr="00000000">
          <w:rPr>
            <w:rtl w:val="0"/>
          </w:rPr>
          <w:delText xml:space="preserve"> —</w:delText>
        </w:r>
      </w:del>
      <w:r w:rsidDel="00000000" w:rsidR="00000000" w:rsidRPr="00000000">
        <w:rPr>
          <w:rtl w:val="0"/>
        </w:rPr>
        <w:t xml:space="preserve"> based on a 25% reduction in the pretrial jail population from DUI and Domestic Violence cases alone.</w:t>
      </w:r>
    </w:p>
    <w:p w:rsidR="00000000" w:rsidDel="00000000" w:rsidP="00000000" w:rsidRDefault="00000000" w:rsidRPr="00000000" w14:paraId="0000001A">
      <w:pPr>
        <w:rPr/>
      </w:pPr>
      <w:r w:rsidDel="00000000" w:rsidR="00000000" w:rsidRPr="00000000">
        <w:rPr>
          <w:rtl w:val="0"/>
        </w:rPr>
        <w:t xml:space="preserve">90s</w:t>
      </w:r>
    </w:p>
    <w:p w:rsidR="00000000" w:rsidDel="00000000" w:rsidP="00000000" w:rsidRDefault="00000000" w:rsidRPr="00000000" w14:paraId="0000001B">
      <w:pPr>
        <w:rPr/>
      </w:pPr>
      <w:r w:rsidDel="00000000" w:rsidR="00000000" w:rsidRPr="00000000">
        <w:rPr>
          <w:rtl w:val="0"/>
        </w:rPr>
        <w:t xml:space="preserve">Average hotline call length from officer to prosecutor decision</w:t>
      </w:r>
    </w:p>
    <w:p w:rsidR="00000000" w:rsidDel="00000000" w:rsidP="00000000" w:rsidRDefault="00000000" w:rsidRPr="00000000" w14:paraId="0000001C">
      <w:pPr>
        <w:rPr/>
      </w:pPr>
      <w:r w:rsidDel="00000000" w:rsidR="00000000" w:rsidRPr="00000000">
        <w:rPr>
          <w:rtl w:val="0"/>
        </w:rPr>
        <w:t xml:space="preserve">36</w:t>
      </w:r>
    </w:p>
    <w:p w:rsidR="00000000" w:rsidDel="00000000" w:rsidP="00000000" w:rsidRDefault="00000000" w:rsidRPr="00000000" w14:paraId="0000001D">
      <w:pPr>
        <w:rPr/>
      </w:pPr>
      <w:r w:rsidDel="00000000" w:rsidR="00000000" w:rsidRPr="00000000">
        <w:rPr>
          <w:rtl w:val="0"/>
        </w:rPr>
        <w:t xml:space="preserve">Avg. nights a “No Action” case spends in jail without pre-arrest screening</w:t>
      </w:r>
    </w:p>
    <w:p w:rsidR="00000000" w:rsidDel="00000000" w:rsidP="00000000" w:rsidRDefault="00000000" w:rsidRPr="00000000" w14:paraId="0000001E">
      <w:pPr>
        <w:rPr/>
      </w:pPr>
      <w:r w:rsidDel="00000000" w:rsidR="00000000" w:rsidRPr="00000000">
        <w:rPr>
          <w:rtl w:val="0"/>
        </w:rPr>
        <w:t xml:space="preserve">25%</w:t>
      </w:r>
    </w:p>
    <w:p w:rsidR="00000000" w:rsidDel="00000000" w:rsidP="00000000" w:rsidRDefault="00000000" w:rsidRPr="00000000" w14:paraId="0000001F">
      <w:pPr>
        <w:rPr/>
      </w:pPr>
      <w:r w:rsidDel="00000000" w:rsidR="00000000" w:rsidRPr="00000000">
        <w:rPr>
          <w:rtl w:val="0"/>
        </w:rPr>
        <w:t xml:space="preserve">Average reduction in pretrial population when pre-arrest screening is adopted</w:t>
      </w:r>
    </w:p>
    <w:p w:rsidR="00000000" w:rsidDel="00000000" w:rsidP="00000000" w:rsidRDefault="00000000" w:rsidRPr="00000000" w14:paraId="00000020">
      <w:pPr>
        <w:rPr/>
      </w:pPr>
      <w:r w:rsidDel="00000000" w:rsidR="00000000" w:rsidRPr="00000000">
        <w:rPr>
          <w:rtl w:val="0"/>
        </w:rPr>
        <w:t xml:space="preserve">212</w:t>
      </w:r>
    </w:p>
    <w:p w:rsidR="00000000" w:rsidDel="00000000" w:rsidP="00000000" w:rsidRDefault="00000000" w:rsidRPr="00000000" w14:paraId="00000021">
      <w:pPr>
        <w:rPr/>
      </w:pPr>
      <w:r w:rsidDel="00000000" w:rsidR="00000000" w:rsidRPr="00000000">
        <w:rPr>
          <w:rtl w:val="0"/>
        </w:rPr>
        <w:t xml:space="preserve">People who would be released from Cameron County jail with a 25% reduction</w:t>
      </w:r>
    </w:p>
    <w:p w:rsidR="00000000" w:rsidDel="00000000" w:rsidP="00000000" w:rsidRDefault="00000000" w:rsidRPr="00000000" w14:paraId="00000022">
      <w:pPr>
        <w:rPr/>
      </w:pPr>
      <w:r w:rsidDel="00000000" w:rsidR="00000000" w:rsidRPr="00000000">
        <w:rPr>
          <w:rtl w:val="0"/>
        </w:rPr>
        <w:t xml:space="preserve">Why a Prosecutor?</w:t>
      </w:r>
    </w:p>
    <w:p w:rsidR="00000000" w:rsidDel="00000000" w:rsidP="00000000" w:rsidRDefault="00000000" w:rsidRPr="00000000" w14:paraId="00000023">
      <w:pPr>
        <w:rPr/>
      </w:pPr>
      <w:r w:rsidDel="00000000" w:rsidR="00000000" w:rsidRPr="00000000">
        <w:rPr>
          <w:rtl w:val="0"/>
        </w:rPr>
        <w:t xml:space="preserve">Officers arrest. Prosecutors decide if charges hold.</w:t>
      </w:r>
    </w:p>
    <w:p w:rsidR="00000000" w:rsidDel="00000000" w:rsidP="00000000" w:rsidRDefault="00000000" w:rsidRPr="00000000" w14:paraId="00000024">
      <w:pPr>
        <w:rPr/>
      </w:pPr>
      <w:r w:rsidDel="00000000" w:rsidR="00000000" w:rsidRPr="00000000">
        <w:rPr>
          <w:rtl w:val="0"/>
        </w:rPr>
        <w:t xml:space="preserve">Officers are trained to respond to scenes</w:t>
      </w:r>
      <w:ins w:author="David Eagleman" w:id="8" w:date="2026-03-23T19:10:42Z">
        <w:r w:rsidDel="00000000" w:rsidR="00000000" w:rsidRPr="00000000">
          <w:rPr>
            <w:rtl w:val="0"/>
          </w:rPr>
          <w:t xml:space="preserve">,</w:t>
        </w:r>
      </w:ins>
      <w:del w:author="David Eagleman" w:id="8" w:date="2026-03-23T19:10:42Z">
        <w:r w:rsidDel="00000000" w:rsidR="00000000" w:rsidRPr="00000000">
          <w:rPr>
            <w:rtl w:val="0"/>
          </w:rPr>
          <w:delText xml:space="preserve"> —</w:delText>
        </w:r>
      </w:del>
      <w:r w:rsidDel="00000000" w:rsidR="00000000" w:rsidRPr="00000000">
        <w:rPr>
          <w:rtl w:val="0"/>
        </w:rPr>
        <w:t xml:space="preserve"> not to navigate what makes a charge legally prosecutable. Some laws are unenforceable as written. Others carry warrant requirements, affirmative defenses, or exceptions that officers may not know. A prosecutor knows all of this, in real time, before the handcuffs go 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Without pre-arrest screening, cases get filed and dropped after the fact — but only after the person has been booked and often spends weeks in jail on a charge that will not survive prosecutorial review. The waste is measurable: 2–5 hours of officer time, 0.5–1 hour of prosecutor time, and an average of 36 nights in county custody.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Reduces wrongful bookings. Strengthens prosecutable cases. Trains officers through every hotline call.</w:t>
      </w:r>
    </w:p>
    <w:p w:rsidR="00000000" w:rsidDel="00000000" w:rsidP="00000000" w:rsidRDefault="00000000" w:rsidRPr="00000000" w14:paraId="00000029">
      <w:pPr>
        <w:rPr/>
      </w:pPr>
      <w:r w:rsidDel="00000000" w:rsidR="00000000" w:rsidRPr="00000000">
        <w:rPr>
          <w:rtl w:val="0"/>
        </w:rPr>
        <w:t xml:space="preserve">Three documented benefits of pre-arrest prosecutorial review</w:t>
      </w:r>
    </w:p>
    <w:p w:rsidR="00000000" w:rsidDel="00000000" w:rsidP="00000000" w:rsidRDefault="00000000" w:rsidRPr="00000000" w14:paraId="0000002A">
      <w:pPr>
        <w:rPr/>
      </w:pPr>
      <w:r w:rsidDel="00000000" w:rsidR="00000000" w:rsidRPr="00000000">
        <w:rPr>
          <w:rtl w:val="0"/>
        </w:rPr>
        <w:t xml:space="preserve">Cost per dropped case — without screening</w:t>
      </w:r>
    </w:p>
    <w:p w:rsidR="00000000" w:rsidDel="00000000" w:rsidP="00000000" w:rsidRDefault="00000000" w:rsidRPr="00000000" w14:paraId="0000002B">
      <w:pPr>
        <w:rPr/>
      </w:pPr>
      <w:r w:rsidDel="00000000" w:rsidR="00000000" w:rsidRPr="00000000">
        <w:rPr>
          <w:rtl w:val="0"/>
        </w:rPr>
        <w:t xml:space="preserve">Police time wasted</w:t>
      </w:r>
    </w:p>
    <w:p w:rsidR="00000000" w:rsidDel="00000000" w:rsidP="00000000" w:rsidRDefault="00000000" w:rsidRPr="00000000" w14:paraId="0000002C">
      <w:pPr>
        <w:rPr/>
      </w:pPr>
      <w:r w:rsidDel="00000000" w:rsidR="00000000" w:rsidRPr="00000000">
        <w:rPr>
          <w:rtl w:val="0"/>
        </w:rPr>
        <w:t xml:space="preserve">2–5 hrs · ~$27</w:t>
      </w:r>
    </w:p>
    <w:p w:rsidR="00000000" w:rsidDel="00000000" w:rsidP="00000000" w:rsidRDefault="00000000" w:rsidRPr="00000000" w14:paraId="0000002D">
      <w:pPr>
        <w:rPr/>
      </w:pPr>
      <w:r w:rsidDel="00000000" w:rsidR="00000000" w:rsidRPr="00000000">
        <w:rPr>
          <w:rtl w:val="0"/>
        </w:rPr>
        <w:t xml:space="preserve">Prosecutor time wasted</w:t>
      </w:r>
    </w:p>
    <w:p w:rsidR="00000000" w:rsidDel="00000000" w:rsidP="00000000" w:rsidRDefault="00000000" w:rsidRPr="00000000" w14:paraId="0000002E">
      <w:pPr>
        <w:rPr/>
      </w:pPr>
      <w:r w:rsidDel="00000000" w:rsidR="00000000" w:rsidRPr="00000000">
        <w:rPr>
          <w:rtl w:val="0"/>
        </w:rPr>
        <w:t xml:space="preserve">0.5–1 hr · ~$65</w:t>
      </w:r>
    </w:p>
    <w:p w:rsidR="00000000" w:rsidDel="00000000" w:rsidP="00000000" w:rsidRDefault="00000000" w:rsidRPr="00000000" w14:paraId="0000002F">
      <w:pPr>
        <w:rPr/>
      </w:pPr>
      <w:r w:rsidDel="00000000" w:rsidR="00000000" w:rsidRPr="00000000">
        <w:rPr>
          <w:rtl w:val="0"/>
        </w:rPr>
        <w:t xml:space="preserve">Jail stay (No Action avg)</w:t>
      </w:r>
    </w:p>
    <w:p w:rsidR="00000000" w:rsidDel="00000000" w:rsidP="00000000" w:rsidRDefault="00000000" w:rsidRPr="00000000" w14:paraId="00000030">
      <w:pPr>
        <w:rPr/>
      </w:pPr>
      <w:r w:rsidDel="00000000" w:rsidR="00000000" w:rsidRPr="00000000">
        <w:rPr>
          <w:rtl w:val="0"/>
        </w:rPr>
        <w:t xml:space="preserve">36 nights · ~$59/night</w:t>
      </w:r>
    </w:p>
    <w:p w:rsidR="00000000" w:rsidDel="00000000" w:rsidP="00000000" w:rsidRDefault="00000000" w:rsidRPr="00000000" w14:paraId="00000031">
      <w:pPr>
        <w:rPr/>
      </w:pPr>
      <w:r w:rsidDel="00000000" w:rsidR="00000000" w:rsidRPr="00000000">
        <w:rPr>
          <w:rtl w:val="0"/>
        </w:rPr>
        <w:t xml:space="preserve">Indigent defense</w:t>
      </w:r>
    </w:p>
    <w:p w:rsidR="00000000" w:rsidDel="00000000" w:rsidP="00000000" w:rsidRDefault="00000000" w:rsidRPr="00000000" w14:paraId="00000032">
      <w:pPr>
        <w:rPr/>
      </w:pPr>
      <w:r w:rsidDel="00000000" w:rsidR="00000000" w:rsidRPr="00000000">
        <w:rPr>
          <w:rtl w:val="0"/>
        </w:rPr>
        <w:t xml:space="preserve">1 appearance minimum</w:t>
      </w:r>
    </w:p>
    <w:p w:rsidR="00000000" w:rsidDel="00000000" w:rsidP="00000000" w:rsidRDefault="00000000" w:rsidRPr="00000000" w14:paraId="00000033">
      <w:pPr>
        <w:rPr/>
      </w:pPr>
      <w:r w:rsidDel="00000000" w:rsidR="00000000" w:rsidRPr="00000000">
        <w:rPr>
          <w:rtl w:val="0"/>
        </w:rPr>
        <w:t xml:space="preserve">Not counting: wrongful arrest lawsuits, administrative time, or tragedies avoided.</w:t>
      </w:r>
    </w:p>
    <w:p w:rsidR="00000000" w:rsidDel="00000000" w:rsidP="00000000" w:rsidRDefault="00000000" w:rsidRPr="00000000" w14:paraId="00000034">
      <w:pPr>
        <w:rPr/>
      </w:pPr>
      <w:r w:rsidDel="00000000" w:rsidR="00000000" w:rsidRPr="00000000">
        <w:rPr>
          <w:rtl w:val="0"/>
        </w:rPr>
        <w:t xml:space="preserve">Sources: Bureau of Justice Statistics, NALP, TDCJ.</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How It Works</w:t>
      </w:r>
    </w:p>
    <w:p w:rsidR="00000000" w:rsidDel="00000000" w:rsidP="00000000" w:rsidRDefault="00000000" w:rsidRPr="00000000" w14:paraId="00000037">
      <w:pPr>
        <w:rPr/>
      </w:pPr>
      <w:r w:rsidDel="00000000" w:rsidR="00000000" w:rsidRPr="00000000">
        <w:rPr>
          <w:rtl w:val="0"/>
        </w:rPr>
        <w:t xml:space="preserve">From the scene to the courthouse — every step documented.</w:t>
      </w:r>
    </w:p>
    <w:p w:rsidR="00000000" w:rsidDel="00000000" w:rsidP="00000000" w:rsidRDefault="00000000" w:rsidRPr="00000000" w14:paraId="00000038">
      <w:pPr>
        <w:rPr/>
      </w:pPr>
      <w:r w:rsidDel="00000000" w:rsidR="00000000" w:rsidRPr="00000000">
        <w:rPr>
          <w:rtl w:val="0"/>
        </w:rPr>
        <w:t xml:space="preserve">Step 1 · Police Officer</w:t>
      </w:r>
    </w:p>
    <w:p w:rsidR="00000000" w:rsidDel="00000000" w:rsidP="00000000" w:rsidRDefault="00000000" w:rsidRPr="00000000" w14:paraId="00000039">
      <w:pPr>
        <w:rPr/>
      </w:pPr>
      <w:r w:rsidDel="00000000" w:rsidR="00000000" w:rsidRPr="00000000">
        <w:rPr>
          <w:rtl w:val="0"/>
        </w:rPr>
        <w:t xml:space="preserve">At the Scene</w:t>
      </w:r>
    </w:p>
    <w:p w:rsidR="00000000" w:rsidDel="00000000" w:rsidP="00000000" w:rsidRDefault="00000000" w:rsidRPr="00000000" w14:paraId="0000003A">
      <w:pPr>
        <w:rPr/>
      </w:pPr>
      <w:r w:rsidDel="00000000" w:rsidR="00000000" w:rsidRPr="00000000">
        <w:rPr>
          <w:rtl w:val="0"/>
        </w:rPr>
        <w:t xml:space="preserve">The officer responds to the call, assesses the situation, and returns to the patrol car. Body camera is turned off for the hotline call to protect the integrity of the legal review.</w:t>
      </w:r>
    </w:p>
    <w:p w:rsidR="00000000" w:rsidDel="00000000" w:rsidP="00000000" w:rsidRDefault="00000000" w:rsidRPr="00000000" w14:paraId="0000003B">
      <w:pPr>
        <w:rPr/>
      </w:pPr>
      <w:r w:rsidDel="00000000" w:rsidR="00000000" w:rsidRPr="00000000">
        <w:rPr>
          <w:rtl w:val="0"/>
        </w:rPr>
        <w:t xml:space="preserve">Log into Intake from the patrol car</w:t>
      </w:r>
    </w:p>
    <w:p w:rsidR="00000000" w:rsidDel="00000000" w:rsidP="00000000" w:rsidRDefault="00000000" w:rsidRPr="00000000" w14:paraId="0000003C">
      <w:pPr>
        <w:rPr/>
      </w:pPr>
      <w:r w:rsidDel="00000000" w:rsidR="00000000" w:rsidRPr="00000000">
        <w:rPr>
          <w:rtl w:val="0"/>
        </w:rPr>
        <w:t xml:space="preserve">Enter the offense, subtype, incident details, and citizen information</w:t>
      </w:r>
    </w:p>
    <w:p w:rsidR="00000000" w:rsidDel="00000000" w:rsidP="00000000" w:rsidRDefault="00000000" w:rsidRPr="00000000" w14:paraId="0000003D">
      <w:pPr>
        <w:rPr/>
      </w:pPr>
      <w:r w:rsidDel="00000000" w:rsidR="00000000" w:rsidRPr="00000000">
        <w:rPr>
          <w:rtl w:val="0"/>
        </w:rPr>
        <w:t xml:space="preserve">Submit the case — an Intake number is instantly generated</w:t>
      </w:r>
    </w:p>
    <w:p w:rsidR="00000000" w:rsidDel="00000000" w:rsidP="00000000" w:rsidRDefault="00000000" w:rsidRPr="00000000" w14:paraId="0000003E">
      <w:pPr>
        <w:rPr/>
      </w:pPr>
      <w:r w:rsidDel="00000000" w:rsidR="00000000" w:rsidRPr="00000000">
        <w:rPr>
          <w:rtl w:val="0"/>
        </w:rPr>
        <w:t xml:space="preserve">Call the ADA hotline for the verbal review</w:t>
      </w:r>
    </w:p>
    <w:p w:rsidR="00000000" w:rsidDel="00000000" w:rsidP="00000000" w:rsidRDefault="00000000" w:rsidRPr="00000000" w14:paraId="0000003F">
      <w:pPr>
        <w:rPr/>
      </w:pPr>
      <w:r w:rsidDel="00000000" w:rsidR="00000000" w:rsidRPr="00000000">
        <w:rPr>
          <w:rtl w:val="0"/>
        </w:rPr>
        <w:t xml:space="preserve">Step 2 · ADA / Prosecutor</w:t>
      </w:r>
    </w:p>
    <w:p w:rsidR="00000000" w:rsidDel="00000000" w:rsidP="00000000" w:rsidRDefault="00000000" w:rsidRPr="00000000" w14:paraId="00000040">
      <w:pPr>
        <w:rPr/>
      </w:pPr>
      <w:r w:rsidDel="00000000" w:rsidR="00000000" w:rsidRPr="00000000">
        <w:rPr>
          <w:rtl w:val="0"/>
        </w:rPr>
        <w:t xml:space="preserve">The Hotline Decision</w:t>
      </w:r>
    </w:p>
    <w:p w:rsidR="00000000" w:rsidDel="00000000" w:rsidP="00000000" w:rsidRDefault="00000000" w:rsidRPr="00000000" w14:paraId="00000041">
      <w:pPr>
        <w:rPr/>
      </w:pPr>
      <w:r w:rsidDel="00000000" w:rsidR="00000000" w:rsidRPr="00000000">
        <w:rPr>
          <w:rtl w:val="0"/>
        </w:rPr>
        <w:t xml:space="preserve">The on-call prosecutor answers the hotline and pulls up the case in Intake. They review charges, offense details, and available records — blind to race and gender — and decide in real time.</w:t>
      </w:r>
    </w:p>
    <w:p w:rsidR="00000000" w:rsidDel="00000000" w:rsidP="00000000" w:rsidRDefault="00000000" w:rsidRPr="00000000" w14:paraId="00000042">
      <w:pPr>
        <w:rPr/>
      </w:pPr>
      <w:r w:rsidDel="00000000" w:rsidR="00000000" w:rsidRPr="00000000">
        <w:rPr>
          <w:rtl w:val="0"/>
        </w:rPr>
        <w:t xml:space="preserve">Review case record, charges, priors, warrants, orders of protection</w:t>
      </w:r>
    </w:p>
    <w:p w:rsidR="00000000" w:rsidDel="00000000" w:rsidP="00000000" w:rsidRDefault="00000000" w:rsidRPr="00000000" w14:paraId="00000043">
      <w:pPr>
        <w:rPr/>
      </w:pPr>
      <w:r w:rsidDel="00000000" w:rsidR="00000000" w:rsidRPr="00000000">
        <w:rPr>
          <w:rtl w:val="0"/>
        </w:rPr>
        <w:t xml:space="preserve">Decide: Accept, Deny, Hold, or Needs Info</w:t>
      </w:r>
    </w:p>
    <w:p w:rsidR="00000000" w:rsidDel="00000000" w:rsidP="00000000" w:rsidRDefault="00000000" w:rsidRPr="00000000" w14:paraId="00000044">
      <w:pPr>
        <w:rPr/>
      </w:pPr>
      <w:r w:rsidDel="00000000" w:rsidR="00000000" w:rsidRPr="00000000">
        <w:rPr>
          <w:rtl w:val="0"/>
        </w:rPr>
        <w:t xml:space="preserve">If accepted: add charges, generate case forms, file directly to the clerk</w:t>
      </w:r>
    </w:p>
    <w:p w:rsidR="00000000" w:rsidDel="00000000" w:rsidP="00000000" w:rsidRDefault="00000000" w:rsidRPr="00000000" w14:paraId="00000045">
      <w:pPr>
        <w:rPr/>
      </w:pPr>
      <w:r w:rsidDel="00000000" w:rsidR="00000000" w:rsidRPr="00000000">
        <w:rPr>
          <w:rtl w:val="0"/>
        </w:rPr>
        <w:t xml:space="preserve">Clerk assigns Cause Number, returns via secure channel</w:t>
      </w:r>
    </w:p>
    <w:p w:rsidR="00000000" w:rsidDel="00000000" w:rsidP="00000000" w:rsidRDefault="00000000" w:rsidRPr="00000000" w14:paraId="00000046">
      <w:pPr>
        <w:rPr/>
      </w:pPr>
      <w:r w:rsidDel="00000000" w:rsidR="00000000" w:rsidRPr="00000000">
        <w:rPr>
          <w:rtl w:val="0"/>
        </w:rPr>
        <w:t xml:space="preserve">Step 3 · Sheriff / Jail Intake</w:t>
      </w:r>
    </w:p>
    <w:p w:rsidR="00000000" w:rsidDel="00000000" w:rsidP="00000000" w:rsidRDefault="00000000" w:rsidRPr="00000000" w14:paraId="00000047">
      <w:pPr>
        <w:rPr/>
      </w:pPr>
      <w:r w:rsidDel="00000000" w:rsidR="00000000" w:rsidRPr="00000000">
        <w:rPr>
          <w:rtl w:val="0"/>
        </w:rPr>
        <w:t xml:space="preserve">Booking in Minutes</w:t>
      </w:r>
    </w:p>
    <w:p w:rsidR="00000000" w:rsidDel="00000000" w:rsidP="00000000" w:rsidRDefault="00000000" w:rsidRPr="00000000" w14:paraId="00000048">
      <w:pPr>
        <w:rPr/>
      </w:pPr>
      <w:r w:rsidDel="00000000" w:rsidR="00000000" w:rsidRPr="00000000">
        <w:rPr>
          <w:rtl w:val="0"/>
        </w:rPr>
        <w:t xml:space="preserve">If the case is accepted, the individual is arrested and brought to the jail. The Sheriff receives the case and charge summary directly through Intake — no paperwork to chase, no duplicate data entry.</w:t>
      </w:r>
    </w:p>
    <w:p w:rsidR="00000000" w:rsidDel="00000000" w:rsidP="00000000" w:rsidRDefault="00000000" w:rsidRPr="00000000" w14:paraId="00000049">
      <w:pPr>
        <w:rPr/>
      </w:pPr>
      <w:r w:rsidDel="00000000" w:rsidR="00000000" w:rsidRPr="00000000">
        <w:rPr>
          <w:rtl w:val="0"/>
        </w:rPr>
        <w:t xml:space="preserve">Receive email notification with case and charge summary</w:t>
      </w:r>
    </w:p>
    <w:p w:rsidR="00000000" w:rsidDel="00000000" w:rsidP="00000000" w:rsidRDefault="00000000" w:rsidRPr="00000000" w14:paraId="0000004A">
      <w:pPr>
        <w:rPr/>
      </w:pPr>
      <w:r w:rsidDel="00000000" w:rsidR="00000000" w:rsidRPr="00000000">
        <w:rPr>
          <w:rtl w:val="0"/>
        </w:rPr>
        <w:t xml:space="preserve">Confirm custody and booking linkage</w:t>
      </w:r>
    </w:p>
    <w:p w:rsidR="00000000" w:rsidDel="00000000" w:rsidP="00000000" w:rsidRDefault="00000000" w:rsidRPr="00000000" w14:paraId="0000004B">
      <w:pPr>
        <w:rPr/>
      </w:pPr>
      <w:r w:rsidDel="00000000" w:rsidR="00000000" w:rsidRPr="00000000">
        <w:rPr>
          <w:rtl w:val="0"/>
        </w:rPr>
        <w:t xml:space="preserve">Monitor alerts and flag any discrepancies</w:t>
      </w:r>
    </w:p>
    <w:p w:rsidR="00000000" w:rsidDel="00000000" w:rsidP="00000000" w:rsidRDefault="00000000" w:rsidRPr="00000000" w14:paraId="0000004C">
      <w:pPr>
        <w:rPr/>
      </w:pPr>
      <w:r w:rsidDel="00000000" w:rsidR="00000000" w:rsidRPr="00000000">
        <w:rPr>
          <w:rtl w:val="0"/>
        </w:rPr>
        <w:t xml:space="preserve">Booking takes minutes, not hours</w:t>
      </w:r>
    </w:p>
    <w:p w:rsidR="00000000" w:rsidDel="00000000" w:rsidP="00000000" w:rsidRDefault="00000000" w:rsidRPr="00000000" w14:paraId="0000004D">
      <w:pPr>
        <w:rPr/>
      </w:pPr>
      <w:r w:rsidDel="00000000" w:rsidR="00000000" w:rsidRPr="00000000">
        <w:rPr>
          <w:rtl w:val="0"/>
        </w:rPr>
        <w:t xml:space="preserve">Step 4 · Court Clerk</w:t>
      </w:r>
    </w:p>
    <w:p w:rsidR="00000000" w:rsidDel="00000000" w:rsidP="00000000" w:rsidRDefault="00000000" w:rsidRPr="00000000" w14:paraId="0000004E">
      <w:pPr>
        <w:rPr/>
      </w:pPr>
      <w:r w:rsidDel="00000000" w:rsidR="00000000" w:rsidRPr="00000000">
        <w:rPr>
          <w:rtl w:val="0"/>
        </w:rPr>
        <w:t xml:space="preserve">Direct Filing</w:t>
      </w:r>
    </w:p>
    <w:p w:rsidR="00000000" w:rsidDel="00000000" w:rsidP="00000000" w:rsidRDefault="00000000" w:rsidRPr="00000000" w14:paraId="0000004F">
      <w:pPr>
        <w:rPr/>
      </w:pPr>
      <w:r w:rsidDel="00000000" w:rsidR="00000000" w:rsidRPr="00000000">
        <w:rPr>
          <w:rtl w:val="0"/>
        </w:rPr>
        <w:t xml:space="preserve">Charges are filed directly with the court, streamlining the filing process. The clerk receives a password-protected, encrypted PDF, assigns the Cause Number, and returns it via secure channel. The case is locked and complete.</w:t>
      </w:r>
    </w:p>
    <w:p w:rsidR="00000000" w:rsidDel="00000000" w:rsidP="00000000" w:rsidRDefault="00000000" w:rsidRPr="00000000" w14:paraId="00000050">
      <w:pPr>
        <w:rPr/>
      </w:pPr>
      <w:r w:rsidDel="00000000" w:rsidR="00000000" w:rsidRPr="00000000">
        <w:rPr>
          <w:rtl w:val="0"/>
        </w:rPr>
        <w:t xml:space="preserve">Receive encrypted PDF filing via secure channel</w:t>
      </w:r>
    </w:p>
    <w:p w:rsidR="00000000" w:rsidDel="00000000" w:rsidP="00000000" w:rsidRDefault="00000000" w:rsidRPr="00000000" w14:paraId="00000051">
      <w:pPr>
        <w:rPr/>
      </w:pPr>
      <w:r w:rsidDel="00000000" w:rsidR="00000000" w:rsidRPr="00000000">
        <w:rPr>
          <w:rtl w:val="0"/>
        </w:rPr>
        <w:t xml:space="preserve">Assign Cause Number</w:t>
      </w:r>
    </w:p>
    <w:p w:rsidR="00000000" w:rsidDel="00000000" w:rsidP="00000000" w:rsidRDefault="00000000" w:rsidRPr="00000000" w14:paraId="00000052">
      <w:pPr>
        <w:rPr/>
      </w:pPr>
      <w:r w:rsidDel="00000000" w:rsidR="00000000" w:rsidRPr="00000000">
        <w:rPr>
          <w:rtl w:val="0"/>
        </w:rPr>
        <w:t xml:space="preserve">Return Cause Number — case transitions to Filed</w:t>
      </w:r>
    </w:p>
    <w:p w:rsidR="00000000" w:rsidDel="00000000" w:rsidP="00000000" w:rsidRDefault="00000000" w:rsidRPr="00000000" w14:paraId="00000053">
      <w:pPr>
        <w:rPr/>
      </w:pPr>
      <w:r w:rsidDel="00000000" w:rsidR="00000000" w:rsidRPr="00000000">
        <w:rPr>
          <w:rtl w:val="0"/>
        </w:rPr>
        <w:t xml:space="preserve">Case marked Complete per local business rules</w:t>
      </w:r>
    </w:p>
    <w:p w:rsidR="00000000" w:rsidDel="00000000" w:rsidP="00000000" w:rsidRDefault="00000000" w:rsidRPr="00000000" w14:paraId="00000054">
      <w:pPr>
        <w:rPr/>
      </w:pPr>
      <w:r w:rsidDel="00000000" w:rsidR="00000000" w:rsidRPr="00000000">
        <w:rPr>
          <w:rtl w:val="0"/>
        </w:rPr>
        <w:t xml:space="preserve">Case Status Flow</w:t>
      </w:r>
    </w:p>
    <w:p w:rsidR="00000000" w:rsidDel="00000000" w:rsidP="00000000" w:rsidRDefault="00000000" w:rsidRPr="00000000" w14:paraId="00000055">
      <w:pPr>
        <w:rPr/>
      </w:pPr>
      <w:r w:rsidDel="00000000" w:rsidR="00000000" w:rsidRPr="00000000">
        <w:rPr>
          <w:rtl w:val="0"/>
        </w:rPr>
        <w:t xml:space="preserve">Start</w:t>
      </w:r>
    </w:p>
    <w:p w:rsidR="00000000" w:rsidDel="00000000" w:rsidP="00000000" w:rsidRDefault="00000000" w:rsidRPr="00000000" w14:paraId="00000056">
      <w:pPr>
        <w:rPr/>
      </w:pPr>
      <w:r w:rsidDel="00000000" w:rsidR="00000000" w:rsidRPr="00000000">
        <w:rPr>
          <w:rtl w:val="0"/>
        </w:rPr>
        <w:t xml:space="preserve">New</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rPr/>
      </w:pPr>
      <w:r w:rsidDel="00000000" w:rsidR="00000000" w:rsidRPr="00000000">
        <w:rPr>
          <w:rtl w:val="0"/>
        </w:rPr>
        <w:t xml:space="preserve">Pending</w:t>
      </w:r>
    </w:p>
    <w:p w:rsidR="00000000" w:rsidDel="00000000" w:rsidP="00000000" w:rsidRDefault="00000000" w:rsidRPr="00000000" w14:paraId="00000059">
      <w:pPr>
        <w:rPr/>
      </w:pPr>
      <w:r w:rsidDel="00000000" w:rsidR="00000000" w:rsidRPr="00000000">
        <w:rPr>
          <w:rtl w:val="0"/>
        </w:rPr>
        <w:t xml:space="preserve">Needs Info</w:t>
      </w:r>
    </w:p>
    <w:p w:rsidR="00000000" w:rsidDel="00000000" w:rsidP="00000000" w:rsidRDefault="00000000" w:rsidRPr="00000000" w14:paraId="0000005A">
      <w:pPr>
        <w:rPr/>
      </w:pPr>
      <w:r w:rsidDel="00000000" w:rsidR="00000000" w:rsidRPr="00000000">
        <w:rPr>
          <w:rtl w:val="0"/>
        </w:rPr>
        <w:t xml:space="preserve">or</w:t>
      </w:r>
    </w:p>
    <w:p w:rsidR="00000000" w:rsidDel="00000000" w:rsidP="00000000" w:rsidRDefault="00000000" w:rsidRPr="00000000" w14:paraId="0000005B">
      <w:pPr>
        <w:rPr/>
      </w:pPr>
      <w:r w:rsidDel="00000000" w:rsidR="00000000" w:rsidRPr="00000000">
        <w:rPr>
          <w:rtl w:val="0"/>
        </w:rPr>
        <w:t xml:space="preserve">Declined</w:t>
      </w:r>
    </w:p>
    <w:p w:rsidR="00000000" w:rsidDel="00000000" w:rsidP="00000000" w:rsidRDefault="00000000" w:rsidRPr="00000000" w14:paraId="0000005C">
      <w:pPr>
        <w:rPr/>
      </w:pPr>
      <w:r w:rsidDel="00000000" w:rsidR="00000000" w:rsidRPr="00000000">
        <w:rPr>
          <w:rtl w:val="0"/>
        </w:rPr>
        <w:t xml:space="preserve">Denied</w:t>
      </w:r>
    </w:p>
    <w:p w:rsidR="00000000" w:rsidDel="00000000" w:rsidP="00000000" w:rsidRDefault="00000000" w:rsidRPr="00000000" w14:paraId="0000005D">
      <w:pPr>
        <w:rPr/>
      </w:pPr>
      <w:r w:rsidDel="00000000" w:rsidR="00000000" w:rsidRPr="00000000">
        <w:rPr>
          <w:rtl w:val="0"/>
        </w:rPr>
        <w:t xml:space="preserve">or</w:t>
      </w:r>
    </w:p>
    <w:p w:rsidR="00000000" w:rsidDel="00000000" w:rsidP="00000000" w:rsidRDefault="00000000" w:rsidRPr="00000000" w14:paraId="0000005E">
      <w:pPr>
        <w:rPr/>
      </w:pPr>
      <w:r w:rsidDel="00000000" w:rsidR="00000000" w:rsidRPr="00000000">
        <w:rPr>
          <w:rtl w:val="0"/>
        </w:rPr>
        <w:t xml:space="preserve">Approved</w:t>
      </w:r>
    </w:p>
    <w:p w:rsidR="00000000" w:rsidDel="00000000" w:rsidP="00000000" w:rsidRDefault="00000000" w:rsidRPr="00000000" w14:paraId="0000005F">
      <w:pPr>
        <w:rPr/>
      </w:pPr>
      <w:r w:rsidDel="00000000" w:rsidR="00000000" w:rsidRPr="00000000">
        <w:rPr>
          <w:rtl w:val="0"/>
        </w:rPr>
        <w:t xml:space="preserve">Accepted</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1">
      <w:pPr>
        <w:rPr/>
      </w:pPr>
      <w:r w:rsidDel="00000000" w:rsidR="00000000" w:rsidRPr="00000000">
        <w:rPr>
          <w:rtl w:val="0"/>
        </w:rPr>
        <w:t xml:space="preserve">🔒 Locked</w:t>
      </w:r>
    </w:p>
    <w:p w:rsidR="00000000" w:rsidDel="00000000" w:rsidP="00000000" w:rsidRDefault="00000000" w:rsidRPr="00000000" w14:paraId="00000062">
      <w:pPr>
        <w:rPr/>
      </w:pPr>
      <w:r w:rsidDel="00000000" w:rsidR="00000000" w:rsidRPr="00000000">
        <w:rPr>
          <w:rtl w:val="0"/>
        </w:rPr>
        <w:t xml:space="preserve">Submitted to Clerk</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rPr/>
      </w:pPr>
      <w:r w:rsidDel="00000000" w:rsidR="00000000" w:rsidRPr="00000000">
        <w:rPr>
          <w:rtl w:val="0"/>
        </w:rPr>
        <w:t xml:space="preserve">🔒 Locked</w:t>
      </w:r>
    </w:p>
    <w:p w:rsidR="00000000" w:rsidDel="00000000" w:rsidP="00000000" w:rsidRDefault="00000000" w:rsidRPr="00000000" w14:paraId="00000065">
      <w:pPr>
        <w:rPr/>
      </w:pPr>
      <w:r w:rsidDel="00000000" w:rsidR="00000000" w:rsidRPr="00000000">
        <w:rPr>
          <w:rtl w:val="0"/>
        </w:rPr>
        <w:t xml:space="preserve">Filed</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7">
      <w:pPr>
        <w:rPr/>
      </w:pPr>
      <w:r w:rsidDel="00000000" w:rsidR="00000000" w:rsidRPr="00000000">
        <w:rPr>
          <w:rtl w:val="0"/>
        </w:rPr>
        <w:t xml:space="preserve">🔒 Locked</w:t>
      </w:r>
    </w:p>
    <w:p w:rsidR="00000000" w:rsidDel="00000000" w:rsidP="00000000" w:rsidRDefault="00000000" w:rsidRPr="00000000" w14:paraId="00000068">
      <w:pPr>
        <w:rPr/>
      </w:pPr>
      <w:r w:rsidDel="00000000" w:rsidR="00000000" w:rsidRPr="00000000">
        <w:rPr>
          <w:rtl w:val="0"/>
        </w:rPr>
        <w:t xml:space="preserve">Complete</w:t>
      </w:r>
    </w:p>
    <w:p w:rsidR="00000000" w:rsidDel="00000000" w:rsidP="00000000" w:rsidRDefault="00000000" w:rsidRPr="00000000" w14:paraId="00000069">
      <w:pPr>
        <w:rPr/>
      </w:pPr>
      <w:r w:rsidDel="00000000" w:rsidR="00000000" w:rsidRPr="00000000">
        <w:rPr>
          <w:rtl w:val="0"/>
        </w:rPr>
        <w:t xml:space="preserve">🔒 Locked files are preserved as-submitted to ensure the audit trail cannot be challenged.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Features &amp; Platform</w:t>
      </w:r>
    </w:p>
    <w:p w:rsidR="00000000" w:rsidDel="00000000" w:rsidP="00000000" w:rsidRDefault="00000000" w:rsidRPr="00000000" w14:paraId="0000006C">
      <w:pPr>
        <w:rPr/>
      </w:pPr>
      <w:r w:rsidDel="00000000" w:rsidR="00000000" w:rsidRPr="00000000">
        <w:rPr>
          <w:rtl w:val="0"/>
        </w:rPr>
        <w:t xml:space="preserve">Everything the process needs. Nothing it doesn't.</w:t>
      </w:r>
    </w:p>
    <w:p w:rsidR="00000000" w:rsidDel="00000000" w:rsidP="00000000" w:rsidRDefault="00000000" w:rsidRPr="00000000" w14:paraId="0000006D">
      <w:pPr>
        <w:rPr/>
      </w:pPr>
      <w:r w:rsidDel="00000000" w:rsidR="00000000" w:rsidRPr="00000000">
        <w:rPr>
          <w:rtl w:val="0"/>
        </w:rPr>
        <w:t xml:space="preserve">Cloud-based, paperless, and built by prosecutors who spent careers successfully deploying this system. Every feature exists because a real workflow demanded it</w:t>
      </w:r>
      <w:del w:author="David Eagleman" w:id="9" w:date="2026-03-23T19:11:38Z">
        <w:r w:rsidDel="00000000" w:rsidR="00000000" w:rsidRPr="00000000">
          <w:rPr>
            <w:rtl w:val="0"/>
          </w:rPr>
          <w:delText xml:space="preserve"> — field-proven processes</w:delText>
        </w:r>
      </w:del>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Photo ID Auto-Population</w:t>
      </w:r>
    </w:p>
    <w:p w:rsidR="00000000" w:rsidDel="00000000" w:rsidP="00000000" w:rsidRDefault="00000000" w:rsidRPr="00000000" w14:paraId="00000070">
      <w:pPr>
        <w:rPr/>
      </w:pPr>
      <w:r w:rsidDel="00000000" w:rsidR="00000000" w:rsidRPr="00000000">
        <w:rPr>
          <w:rtl w:val="0"/>
        </w:rPr>
        <w:t xml:space="preserve">Scan a photo ID and the citizen/offender profile fills in automatically — reducing data entry errors and speeding up the booking process dramatically.</w:t>
      </w:r>
    </w:p>
    <w:p w:rsidR="00000000" w:rsidDel="00000000" w:rsidP="00000000" w:rsidRDefault="00000000" w:rsidRPr="00000000" w14:paraId="00000071">
      <w:pPr>
        <w:rPr/>
      </w:pPr>
      <w:r w:rsidDel="00000000" w:rsidR="00000000" w:rsidRPr="00000000">
        <w:rPr>
          <w:rtl w:val="0"/>
        </w:rPr>
        <w:t xml:space="preserve">Real-Time Priors &amp; Warrants</w:t>
      </w:r>
    </w:p>
    <w:p w:rsidR="00000000" w:rsidDel="00000000" w:rsidP="00000000" w:rsidRDefault="00000000" w:rsidRPr="00000000" w14:paraId="00000072">
      <w:pPr>
        <w:rPr/>
      </w:pPr>
      <w:r w:rsidDel="00000000" w:rsidR="00000000" w:rsidRPr="00000000">
        <w:rPr>
          <w:rtl w:val="0"/>
        </w:rPr>
        <w:t xml:space="preserve">The prosecutor sees prior offenses, active warrants, orders of protection, and probation status — all surfaced automatically before the decision is made.</w:t>
      </w:r>
    </w:p>
    <w:p w:rsidR="00000000" w:rsidDel="00000000" w:rsidP="00000000" w:rsidRDefault="00000000" w:rsidRPr="00000000" w14:paraId="00000073">
      <w:pPr>
        <w:rPr/>
      </w:pPr>
      <w:r w:rsidDel="00000000" w:rsidR="00000000" w:rsidRPr="00000000">
        <w:rPr>
          <w:rtl w:val="0"/>
        </w:rPr>
        <w:t xml:space="preserve">Auto-Generated Forms &amp; Pleadings</w:t>
      </w:r>
    </w:p>
    <w:p w:rsidR="00000000" w:rsidDel="00000000" w:rsidP="00000000" w:rsidRDefault="00000000" w:rsidRPr="00000000" w14:paraId="00000074">
      <w:pPr>
        <w:rPr/>
      </w:pPr>
      <w:r w:rsidDel="00000000" w:rsidR="00000000" w:rsidRPr="00000000">
        <w:rPr>
          <w:rtl w:val="0"/>
        </w:rPr>
        <w:t xml:space="preserve">Accepted cases automatically generate required charging documents, pleadings, and compliance paperwork — ready to file directly with the court clerk. No re-keying.</w:t>
      </w:r>
    </w:p>
    <w:p w:rsidR="00000000" w:rsidDel="00000000" w:rsidP="00000000" w:rsidRDefault="00000000" w:rsidRPr="00000000" w14:paraId="00000075">
      <w:pPr>
        <w:rPr/>
      </w:pPr>
      <w:r w:rsidDel="00000000" w:rsidR="00000000" w:rsidRPr="00000000">
        <w:rPr>
          <w:rtl w:val="0"/>
        </w:rPr>
        <w:t xml:space="preserve">CJIS-Ready Security</w:t>
      </w:r>
    </w:p>
    <w:p w:rsidR="00000000" w:rsidDel="00000000" w:rsidP="00000000" w:rsidRDefault="00000000" w:rsidRPr="00000000" w14:paraId="00000076">
      <w:pPr>
        <w:rPr/>
      </w:pPr>
      <w:r w:rsidDel="00000000" w:rsidR="00000000" w:rsidRPr="00000000">
        <w:rPr>
          <w:rtl w:val="0"/>
        </w:rPr>
        <w:t xml:space="preserve">Two-factor authentication, strong encryption, role-based access controls, and full audit logging — full compliance with Criminal Justice Information Services requirements.</w:t>
      </w:r>
    </w:p>
    <w:p w:rsidR="00000000" w:rsidDel="00000000" w:rsidP="00000000" w:rsidRDefault="00000000" w:rsidRPr="00000000" w14:paraId="00000077">
      <w:pPr>
        <w:rPr/>
      </w:pPr>
      <w:r w:rsidDel="00000000" w:rsidR="00000000" w:rsidRPr="00000000">
        <w:rPr>
          <w:rtl w:val="0"/>
        </w:rPr>
        <w:t xml:space="preserve">Video Call Support</w:t>
      </w:r>
    </w:p>
    <w:p w:rsidR="00000000" w:rsidDel="00000000" w:rsidP="00000000" w:rsidRDefault="00000000" w:rsidRPr="00000000" w14:paraId="00000078">
      <w:pPr>
        <w:rPr/>
      </w:pPr>
      <w:r w:rsidDel="00000000" w:rsidR="00000000" w:rsidRPr="00000000">
        <w:rPr>
          <w:rtl w:val="0"/>
        </w:rPr>
        <w:t xml:space="preserve">For complex situations, prosecutors can initiate a live video call to review scene conditions and evidence in real time — beyond the hotline when a case demands it.</w:t>
      </w:r>
    </w:p>
    <w:p w:rsidR="00000000" w:rsidDel="00000000" w:rsidP="00000000" w:rsidRDefault="00000000" w:rsidRPr="00000000" w14:paraId="00000079">
      <w:pPr>
        <w:rPr/>
      </w:pPr>
      <w:r w:rsidDel="00000000" w:rsidR="00000000" w:rsidRPr="00000000">
        <w:rPr>
          <w:rtl w:val="0"/>
        </w:rPr>
        <w:t xml:space="preserve">Dashboards &amp; Analytics</w:t>
      </w:r>
    </w:p>
    <w:p w:rsidR="00000000" w:rsidDel="00000000" w:rsidP="00000000" w:rsidRDefault="00000000" w:rsidRPr="00000000" w14:paraId="0000007A">
      <w:pPr>
        <w:rPr/>
      </w:pPr>
      <w:r w:rsidDel="00000000" w:rsidR="00000000" w:rsidRPr="00000000">
        <w:rPr>
          <w:rtl w:val="0"/>
        </w:rPr>
        <w:t xml:space="preserve">Agency-level dashboards show pending charges, declinations by offense type, vetted cases, and trends over time — with reports formatted for oversight and grant reporting.</w:t>
      </w:r>
    </w:p>
    <w:p w:rsidR="00000000" w:rsidDel="00000000" w:rsidP="00000000" w:rsidRDefault="00000000" w:rsidRPr="00000000" w14:paraId="0000007B">
      <w:pPr>
        <w:rPr/>
      </w:pPr>
      <w:r w:rsidDel="00000000" w:rsidR="00000000" w:rsidRPr="00000000">
        <w:rPr>
          <w:rtl w:val="0"/>
        </w:rPr>
        <w:t xml:space="preserve">Race-Blind Review</w:t>
      </w:r>
    </w:p>
    <w:p w:rsidR="00000000" w:rsidDel="00000000" w:rsidP="00000000" w:rsidRDefault="00000000" w:rsidRPr="00000000" w14:paraId="0000007C">
      <w:pPr>
        <w:rPr/>
      </w:pPr>
      <w:r w:rsidDel="00000000" w:rsidR="00000000" w:rsidRPr="00000000">
        <w:rPr>
          <w:rtl w:val="0"/>
        </w:rPr>
        <w:t xml:space="preserve">The prosecutor reviews the legal elements of a case without seeing the race or gender of the individual — removing any question of bias in charging decisions from day one.</w:t>
      </w:r>
    </w:p>
    <w:p w:rsidR="00000000" w:rsidDel="00000000" w:rsidP="00000000" w:rsidRDefault="00000000" w:rsidRPr="00000000" w14:paraId="0000007D">
      <w:pPr>
        <w:rPr/>
      </w:pPr>
      <w:r w:rsidDel="00000000" w:rsidR="00000000" w:rsidRPr="00000000">
        <w:rPr>
          <w:rtl w:val="0"/>
        </w:rPr>
        <w:t xml:space="preserve">Complete Audit Trail</w:t>
      </w:r>
    </w:p>
    <w:p w:rsidR="00000000" w:rsidDel="00000000" w:rsidP="00000000" w:rsidRDefault="00000000" w:rsidRPr="00000000" w14:paraId="0000007E">
      <w:pPr>
        <w:rPr/>
      </w:pPr>
      <w:r w:rsidDel="00000000" w:rsidR="00000000" w:rsidRPr="00000000">
        <w:rPr>
          <w:rtl w:val="0"/>
        </w:rPr>
        <w:t xml:space="preserve">Every decision, every flag, every timestamp is automatically recorded. Locked case statuses cannot be altered — preserving chain of custody and enabling full compliance reporting.</w:t>
      </w:r>
    </w:p>
    <w:p w:rsidR="00000000" w:rsidDel="00000000" w:rsidP="00000000" w:rsidRDefault="00000000" w:rsidRPr="00000000" w14:paraId="0000007F">
      <w:pPr>
        <w:rPr/>
      </w:pPr>
      <w:r w:rsidDel="00000000" w:rsidR="00000000" w:rsidRPr="00000000">
        <w:rPr>
          <w:rtl w:val="0"/>
        </w:rPr>
        <w:t xml:space="preserve">Role-Based Access</w:t>
      </w:r>
    </w:p>
    <w:p w:rsidR="00000000" w:rsidDel="00000000" w:rsidP="00000000" w:rsidRDefault="00000000" w:rsidRPr="00000000" w14:paraId="00000080">
      <w:pPr>
        <w:rPr/>
      </w:pPr>
      <w:r w:rsidDel="00000000" w:rsidR="00000000" w:rsidRPr="00000000">
        <w:rPr>
          <w:rtl w:val="0"/>
        </w:rPr>
        <w:t xml:space="preserve">Separate interfaces for Officers, ADAs, Jail Intake, Court Clerks, and Administrators — each role seeing exactly what they need, with nothing they don't.</w:t>
      </w:r>
    </w:p>
    <w:p w:rsidR="00000000" w:rsidDel="00000000" w:rsidP="00000000" w:rsidRDefault="00000000" w:rsidRPr="00000000" w14:paraId="00000081">
      <w:pPr>
        <w:rPr/>
      </w:pPr>
      <w:r w:rsidDel="00000000" w:rsidR="00000000" w:rsidRPr="00000000">
        <w:rPr>
          <w:rtl w:val="0"/>
        </w:rPr>
        <w:t xml:space="preserve">The Platform</w:t>
      </w:r>
    </w:p>
    <w:p w:rsidR="00000000" w:rsidDel="00000000" w:rsidP="00000000" w:rsidRDefault="00000000" w:rsidRPr="00000000" w14:paraId="00000082">
      <w:pPr>
        <w:rPr/>
      </w:pPr>
      <w:r w:rsidDel="00000000" w:rsidR="00000000" w:rsidRPr="00000000">
        <w:rPr>
          <w:rtl w:val="0"/>
        </w:rPr>
        <w:t xml:space="preserve">See Intake in action.</w:t>
      </w:r>
    </w:p>
    <w:p w:rsidR="00000000" w:rsidDel="00000000" w:rsidP="00000000" w:rsidRDefault="00000000" w:rsidRPr="00000000" w14:paraId="00000083">
      <w:pPr>
        <w:rPr/>
      </w:pPr>
      <w:r w:rsidDel="00000000" w:rsidR="00000000" w:rsidRPr="00000000">
        <w:rPr>
          <w:rtl w:val="0"/>
        </w:rPr>
        <w:t xml:space="preserve">A real case. A real decision.</w:t>
      </w:r>
    </w:p>
    <w:p w:rsidR="00000000" w:rsidDel="00000000" w:rsidP="00000000" w:rsidRDefault="00000000" w:rsidRPr="00000000" w14:paraId="00000084">
      <w:pPr>
        <w:rPr/>
      </w:pPr>
      <w:r w:rsidDel="00000000" w:rsidR="00000000" w:rsidRPr="00000000">
        <w:rPr>
          <w:rtl w:val="0"/>
        </w:rPr>
        <w:t xml:space="preserve">Every field structured, every flag surfaced, every timestamp recorded — before a single charge is filed.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01</w:t>
      </w:r>
    </w:p>
    <w:p w:rsidR="00000000" w:rsidDel="00000000" w:rsidP="00000000" w:rsidRDefault="00000000" w:rsidRPr="00000000" w14:paraId="00000087">
      <w:pPr>
        <w:rPr/>
      </w:pPr>
      <w:r w:rsidDel="00000000" w:rsidR="00000000" w:rsidRPr="00000000">
        <w:rPr>
          <w:rtl w:val="0"/>
        </w:rPr>
        <w:t xml:space="preserve">Officer submits at the scene</w:t>
      </w:r>
    </w:p>
    <w:p w:rsidR="00000000" w:rsidDel="00000000" w:rsidP="00000000" w:rsidRDefault="00000000" w:rsidRPr="00000000" w14:paraId="00000088">
      <w:pPr>
        <w:rPr/>
      </w:pPr>
      <w:r w:rsidDel="00000000" w:rsidR="00000000" w:rsidRPr="00000000">
        <w:rPr>
          <w:rtl w:val="0"/>
        </w:rPr>
        <w:t xml:space="preserve">02</w:t>
      </w:r>
    </w:p>
    <w:p w:rsidR="00000000" w:rsidDel="00000000" w:rsidP="00000000" w:rsidRDefault="00000000" w:rsidRPr="00000000" w14:paraId="00000089">
      <w:pPr>
        <w:rPr/>
      </w:pPr>
      <w:r w:rsidDel="00000000" w:rsidR="00000000" w:rsidRPr="00000000">
        <w:rPr>
          <w:rtl w:val="0"/>
        </w:rPr>
        <w:t xml:space="preserve">Prosecutor reviews in real time</w:t>
      </w:r>
    </w:p>
    <w:p w:rsidR="00000000" w:rsidDel="00000000" w:rsidP="00000000" w:rsidRDefault="00000000" w:rsidRPr="00000000" w14:paraId="0000008A">
      <w:pPr>
        <w:rPr/>
      </w:pPr>
      <w:r w:rsidDel="00000000" w:rsidR="00000000" w:rsidRPr="00000000">
        <w:rPr>
          <w:rtl w:val="0"/>
        </w:rPr>
        <w:t xml:space="preserve">03</w:t>
      </w:r>
    </w:p>
    <w:p w:rsidR="00000000" w:rsidDel="00000000" w:rsidP="00000000" w:rsidRDefault="00000000" w:rsidRPr="00000000" w14:paraId="0000008B">
      <w:pPr>
        <w:rPr/>
      </w:pPr>
      <w:r w:rsidDel="00000000" w:rsidR="00000000" w:rsidRPr="00000000">
        <w:rPr>
          <w:rtl w:val="0"/>
        </w:rPr>
        <w:t xml:space="preserve">Decision logged. Audit trail complete.</w:t>
      </w:r>
    </w:p>
    <w:p w:rsidR="00000000" w:rsidDel="00000000" w:rsidP="00000000" w:rsidRDefault="00000000" w:rsidRPr="00000000" w14:paraId="0000008C">
      <w:pPr>
        <w:rPr/>
      </w:pPr>
      <w:r w:rsidDel="00000000" w:rsidR="00000000" w:rsidRPr="00000000">
        <w:rPr>
          <w:rtl w:val="0"/>
        </w:rPr>
        <w:t xml:space="preserve">INTAKE · CAMERON COUNTY, TX · CASE #2026-04-1142</w:t>
      </w:r>
    </w:p>
    <w:p w:rsidR="00000000" w:rsidDel="00000000" w:rsidP="00000000" w:rsidRDefault="00000000" w:rsidRPr="00000000" w14:paraId="0000008D">
      <w:pPr>
        <w:rPr/>
      </w:pPr>
      <w:r w:rsidDel="00000000" w:rsidR="00000000" w:rsidRPr="00000000">
        <w:rPr>
          <w:rtl w:val="0"/>
        </w:rPr>
        <w:t xml:space="preserve">DUI · Officer Submission</w:t>
      </w:r>
    </w:p>
    <w:p w:rsidR="00000000" w:rsidDel="00000000" w:rsidP="00000000" w:rsidRDefault="00000000" w:rsidRPr="00000000" w14:paraId="0000008E">
      <w:pPr>
        <w:rPr/>
      </w:pPr>
      <w:r w:rsidDel="00000000" w:rsidR="00000000" w:rsidRPr="00000000">
        <w:rPr>
          <w:rtl w:val="0"/>
        </w:rPr>
        <w:t xml:space="preserve">• Live</w:t>
      </w:r>
    </w:p>
    <w:p w:rsidR="00000000" w:rsidDel="00000000" w:rsidP="00000000" w:rsidRDefault="00000000" w:rsidRPr="00000000" w14:paraId="0000008F">
      <w:pPr>
        <w:rPr/>
      </w:pPr>
      <w:r w:rsidDel="00000000" w:rsidR="00000000" w:rsidRPr="00000000">
        <w:rPr>
          <w:rtl w:val="0"/>
        </w:rPr>
        <w:t xml:space="preserve">Officer</w:t>
      </w:r>
    </w:p>
    <w:p w:rsidR="00000000" w:rsidDel="00000000" w:rsidP="00000000" w:rsidRDefault="00000000" w:rsidRPr="00000000" w14:paraId="00000090">
      <w:pPr>
        <w:rPr/>
      </w:pPr>
      <w:r w:rsidDel="00000000" w:rsidR="00000000" w:rsidRPr="00000000">
        <w:rPr>
          <w:rtl w:val="0"/>
        </w:rPr>
        <w:t xml:space="preserve">Ofc. R. Garza · District 4</w:t>
      </w:r>
    </w:p>
    <w:p w:rsidR="00000000" w:rsidDel="00000000" w:rsidP="00000000" w:rsidRDefault="00000000" w:rsidRPr="00000000" w14:paraId="00000091">
      <w:pPr>
        <w:rPr/>
      </w:pPr>
      <w:r w:rsidDel="00000000" w:rsidR="00000000" w:rsidRPr="00000000">
        <w:rPr>
          <w:rtl w:val="0"/>
        </w:rPr>
        <w:t xml:space="preserve">Submitted</w:t>
      </w:r>
    </w:p>
    <w:p w:rsidR="00000000" w:rsidDel="00000000" w:rsidP="00000000" w:rsidRDefault="00000000" w:rsidRPr="00000000" w14:paraId="00000092">
      <w:pPr>
        <w:rPr/>
      </w:pPr>
      <w:r w:rsidDel="00000000" w:rsidR="00000000" w:rsidRPr="00000000">
        <w:rPr>
          <w:rtl w:val="0"/>
        </w:rPr>
        <w:t xml:space="preserve">BAC Result</w:t>
      </w:r>
    </w:p>
    <w:p w:rsidR="00000000" w:rsidDel="00000000" w:rsidP="00000000" w:rsidRDefault="00000000" w:rsidRPr="00000000" w14:paraId="00000093">
      <w:pPr>
        <w:rPr/>
      </w:pPr>
      <w:r w:rsidDel="00000000" w:rsidR="00000000" w:rsidRPr="00000000">
        <w:rPr>
          <w:rtl w:val="0"/>
        </w:rPr>
        <w:t xml:space="preserve">0.14% — Verified</w:t>
      </w:r>
    </w:p>
    <w:p w:rsidR="00000000" w:rsidDel="00000000" w:rsidP="00000000" w:rsidRDefault="00000000" w:rsidRPr="00000000" w14:paraId="00000094">
      <w:pPr>
        <w:rPr/>
      </w:pPr>
      <w:r w:rsidDel="00000000" w:rsidR="00000000" w:rsidRPr="00000000">
        <w:rPr>
          <w:rtl w:val="0"/>
        </w:rPr>
        <w:t xml:space="preserve">Complete</w:t>
      </w:r>
    </w:p>
    <w:p w:rsidR="00000000" w:rsidDel="00000000" w:rsidP="00000000" w:rsidRDefault="00000000" w:rsidRPr="00000000" w14:paraId="00000095">
      <w:pPr>
        <w:rPr/>
      </w:pPr>
      <w:r w:rsidDel="00000000" w:rsidR="00000000" w:rsidRPr="00000000">
        <w:rPr>
          <w:rtl w:val="0"/>
        </w:rPr>
        <w:t xml:space="preserve">SFST Documentation</w:t>
      </w:r>
    </w:p>
    <w:p w:rsidR="00000000" w:rsidDel="00000000" w:rsidP="00000000" w:rsidRDefault="00000000" w:rsidRPr="00000000" w14:paraId="00000096">
      <w:pPr>
        <w:rPr/>
      </w:pPr>
      <w:r w:rsidDel="00000000" w:rsidR="00000000" w:rsidRPr="00000000">
        <w:rPr>
          <w:rtl w:val="0"/>
        </w:rPr>
        <w:t xml:space="preserve">Field sobriety — attached</w:t>
      </w:r>
    </w:p>
    <w:p w:rsidR="00000000" w:rsidDel="00000000" w:rsidP="00000000" w:rsidRDefault="00000000" w:rsidRPr="00000000" w14:paraId="00000097">
      <w:pPr>
        <w:rPr/>
      </w:pPr>
      <w:r w:rsidDel="00000000" w:rsidR="00000000" w:rsidRPr="00000000">
        <w:rPr>
          <w:rtl w:val="0"/>
        </w:rPr>
        <w:t xml:space="preserve">Complete</w:t>
      </w:r>
    </w:p>
    <w:p w:rsidR="00000000" w:rsidDel="00000000" w:rsidP="00000000" w:rsidRDefault="00000000" w:rsidRPr="00000000" w14:paraId="00000098">
      <w:pPr>
        <w:rPr/>
      </w:pPr>
      <w:r w:rsidDel="00000000" w:rsidR="00000000" w:rsidRPr="00000000">
        <w:rPr>
          <w:rtl w:val="0"/>
        </w:rPr>
        <w:t xml:space="preserve">Narrative</w:t>
      </w:r>
    </w:p>
    <w:p w:rsidR="00000000" w:rsidDel="00000000" w:rsidP="00000000" w:rsidRDefault="00000000" w:rsidRPr="00000000" w14:paraId="00000099">
      <w:pPr>
        <w:rPr/>
      </w:pPr>
      <w:r w:rsidDel="00000000" w:rsidR="00000000" w:rsidRPr="00000000">
        <w:rPr>
          <w:rtl w:val="0"/>
        </w:rPr>
        <w:t xml:space="preserve">Officer statement uploaded</w:t>
      </w:r>
    </w:p>
    <w:p w:rsidR="00000000" w:rsidDel="00000000" w:rsidP="00000000" w:rsidRDefault="00000000" w:rsidRPr="00000000" w14:paraId="0000009A">
      <w:pPr>
        <w:rPr/>
      </w:pPr>
      <w:r w:rsidDel="00000000" w:rsidR="00000000" w:rsidRPr="00000000">
        <w:rPr>
          <w:rtl w:val="0"/>
        </w:rPr>
        <w:t xml:space="preserve">Review</w:t>
      </w:r>
    </w:p>
    <w:p w:rsidR="00000000" w:rsidDel="00000000" w:rsidP="00000000" w:rsidRDefault="00000000" w:rsidRPr="00000000" w14:paraId="0000009B">
      <w:pPr>
        <w:rPr/>
      </w:pPr>
      <w:r w:rsidDel="00000000" w:rsidR="00000000" w:rsidRPr="00000000">
        <w:rPr>
          <w:rtl w:val="0"/>
        </w:rPr>
        <w:t xml:space="preserve">Prior Offenses</w:t>
      </w:r>
    </w:p>
    <w:p w:rsidR="00000000" w:rsidDel="00000000" w:rsidP="00000000" w:rsidRDefault="00000000" w:rsidRPr="00000000" w14:paraId="0000009C">
      <w:pPr>
        <w:rPr/>
      </w:pPr>
      <w:r w:rsidDel="00000000" w:rsidR="00000000" w:rsidRPr="00000000">
        <w:rPr>
          <w:rtl w:val="0"/>
        </w:rPr>
        <w:t xml:space="preserve">1 prior — 2021</w:t>
      </w:r>
    </w:p>
    <w:p w:rsidR="00000000" w:rsidDel="00000000" w:rsidP="00000000" w:rsidRDefault="00000000" w:rsidRPr="00000000" w14:paraId="0000009D">
      <w:pPr>
        <w:rPr/>
      </w:pPr>
      <w:r w:rsidDel="00000000" w:rsidR="00000000" w:rsidRPr="00000000">
        <w:rPr>
          <w:rtl w:val="0"/>
        </w:rPr>
        <w:t xml:space="preserve">Flag</w:t>
      </w:r>
    </w:p>
    <w:p w:rsidR="00000000" w:rsidDel="00000000" w:rsidP="00000000" w:rsidRDefault="00000000" w:rsidRPr="00000000" w14:paraId="0000009E">
      <w:pPr>
        <w:rPr/>
      </w:pPr>
      <w:r w:rsidDel="00000000" w:rsidR="00000000" w:rsidRPr="00000000">
        <w:rPr>
          <w:rtl w:val="0"/>
        </w:rPr>
        <w:t xml:space="preserve">Prosecutor Decision Window</w:t>
      </w:r>
    </w:p>
    <w:p w:rsidR="00000000" w:rsidDel="00000000" w:rsidP="00000000" w:rsidRDefault="00000000" w:rsidRPr="00000000" w14:paraId="0000009F">
      <w:pPr>
        <w:rPr/>
      </w:pPr>
      <w:r w:rsidDel="00000000" w:rsidR="00000000" w:rsidRPr="00000000">
        <w:rPr>
          <w:rtl w:val="0"/>
        </w:rPr>
        <w:t xml:space="preserve">7:42 remaining</w:t>
      </w:r>
    </w:p>
    <w:p w:rsidR="00000000" w:rsidDel="00000000" w:rsidP="00000000" w:rsidRDefault="00000000" w:rsidRPr="00000000" w14:paraId="000000A0">
      <w:pPr>
        <w:rPr/>
      </w:pPr>
      <w:r w:rsidDel="00000000" w:rsidR="00000000" w:rsidRPr="00000000">
        <w:rPr>
          <w:rtl w:val="0"/>
        </w:rPr>
        <w:t xml:space="preserve">DUI</w:t>
      </w:r>
    </w:p>
    <w:p w:rsidR="00000000" w:rsidDel="00000000" w:rsidP="00000000" w:rsidRDefault="00000000" w:rsidRPr="00000000" w14:paraId="000000A1">
      <w:pPr>
        <w:rPr/>
      </w:pPr>
      <w:r w:rsidDel="00000000" w:rsidR="00000000" w:rsidRPr="00000000">
        <w:rPr>
          <w:rtl w:val="0"/>
        </w:rPr>
        <w:t xml:space="preserve">Charge Type</w:t>
      </w:r>
    </w:p>
    <w:p w:rsidR="00000000" w:rsidDel="00000000" w:rsidP="00000000" w:rsidRDefault="00000000" w:rsidRPr="00000000" w14:paraId="000000A2">
      <w:pPr>
        <w:rPr/>
      </w:pPr>
      <w:r w:rsidDel="00000000" w:rsidR="00000000" w:rsidRPr="00000000">
        <w:rPr>
          <w:rtl w:val="0"/>
        </w:rPr>
        <w:t xml:space="preserve">Approve</w:t>
      </w:r>
    </w:p>
    <w:p w:rsidR="00000000" w:rsidDel="00000000" w:rsidP="00000000" w:rsidRDefault="00000000" w:rsidRPr="00000000" w14:paraId="000000A3">
      <w:pPr>
        <w:rPr/>
      </w:pPr>
      <w:r w:rsidDel="00000000" w:rsidR="00000000" w:rsidRPr="00000000">
        <w:rPr>
          <w:rtl w:val="0"/>
        </w:rPr>
        <w:t xml:space="preserve">Recommended</w:t>
      </w:r>
    </w:p>
    <w:p w:rsidR="00000000" w:rsidDel="00000000" w:rsidP="00000000" w:rsidRDefault="00000000" w:rsidRPr="00000000" w14:paraId="000000A4">
      <w:pPr>
        <w:rPr/>
      </w:pPr>
      <w:r w:rsidDel="00000000" w:rsidR="00000000" w:rsidRPr="00000000">
        <w:rPr>
          <w:rtl w:val="0"/>
        </w:rPr>
        <w:t xml:space="preserve">4</w:t>
      </w:r>
    </w:p>
    <w:p w:rsidR="00000000" w:rsidDel="00000000" w:rsidP="00000000" w:rsidRDefault="00000000" w:rsidRPr="00000000" w14:paraId="000000A5">
      <w:pPr>
        <w:rPr/>
      </w:pPr>
      <w:r w:rsidDel="00000000" w:rsidR="00000000" w:rsidRPr="00000000">
        <w:rPr>
          <w:rtl w:val="0"/>
        </w:rPr>
        <w:t xml:space="preserve">Docs Attached</w:t>
      </w:r>
    </w:p>
    <w:p w:rsidR="00000000" w:rsidDel="00000000" w:rsidP="00000000" w:rsidRDefault="00000000" w:rsidRPr="00000000" w14:paraId="000000A6">
      <w:pPr>
        <w:rPr/>
      </w:pPr>
      <w:r w:rsidDel="00000000" w:rsidR="00000000" w:rsidRPr="00000000">
        <w:rPr>
          <w:rtl w:val="0"/>
        </w:rPr>
        <w:t xml:space="preserve">Implementation Package</w:t>
      </w:r>
    </w:p>
    <w:p w:rsidR="00000000" w:rsidDel="00000000" w:rsidP="00000000" w:rsidRDefault="00000000" w:rsidRPr="00000000" w14:paraId="000000A7">
      <w:pPr>
        <w:rPr/>
      </w:pPr>
      <w:r w:rsidDel="00000000" w:rsidR="00000000" w:rsidRPr="00000000">
        <w:rPr>
          <w:rtl w:val="0"/>
        </w:rPr>
        <w:t xml:space="preserve">Not just software. A complete operational transition.</w:t>
      </w:r>
    </w:p>
    <w:p w:rsidR="00000000" w:rsidDel="00000000" w:rsidP="00000000" w:rsidRDefault="00000000" w:rsidRPr="00000000" w14:paraId="000000A8">
      <w:pPr>
        <w:rPr/>
      </w:pPr>
      <w:r w:rsidDel="00000000" w:rsidR="00000000" w:rsidRPr="00000000">
        <w:rPr>
          <w:rtl w:val="0"/>
        </w:rPr>
        <w:t xml:space="preserve">Platform, training, legal reference materials, and operational infrastructure — delivered as a complete package. Up and running in days, not weeks.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w:t>
      </w:r>
    </w:p>
    <w:p w:rsidR="00000000" w:rsidDel="00000000" w:rsidP="00000000" w:rsidRDefault="00000000" w:rsidRPr="00000000" w14:paraId="000000AB">
      <w:pPr>
        <w:rPr/>
      </w:pPr>
      <w:r w:rsidDel="00000000" w:rsidR="00000000" w:rsidRPr="00000000">
        <w:rPr>
          <w:rtl w:val="0"/>
        </w:rPr>
        <w:t xml:space="preserve">Phase I · Foundation</w:t>
      </w:r>
    </w:p>
    <w:p w:rsidR="00000000" w:rsidDel="00000000" w:rsidP="00000000" w:rsidRDefault="00000000" w:rsidRPr="00000000" w14:paraId="000000AC">
      <w:pPr>
        <w:rPr/>
      </w:pPr>
      <w:r w:rsidDel="00000000" w:rsidR="00000000" w:rsidRPr="00000000">
        <w:rPr>
          <w:rtl w:val="0"/>
        </w:rPr>
        <w:t xml:space="preserve">Agreements, Access &amp; Setup</w:t>
      </w:r>
    </w:p>
    <w:p w:rsidR="00000000" w:rsidDel="00000000" w:rsidP="00000000" w:rsidRDefault="00000000" w:rsidRPr="00000000" w14:paraId="000000AD">
      <w:pPr>
        <w:rPr/>
      </w:pPr>
      <w:r w:rsidDel="00000000" w:rsidR="00000000" w:rsidRPr="00000000">
        <w:rPr>
          <w:rtl w:val="0"/>
        </w:rPr>
        <w:t xml:space="preserve">Agreements and records requests executed. IT contact established with tech portfolio, integration requirements, and preferences documented. Weekly progress reporting cadence set. 24-hour Intake &amp; Screening Facility procedures and logistics documented. 10-year historical baseline analysis period defined for pilot evaluation.</w:t>
      </w:r>
    </w:p>
    <w:p w:rsidR="00000000" w:rsidDel="00000000" w:rsidP="00000000" w:rsidRDefault="00000000" w:rsidRPr="00000000" w14:paraId="000000AE">
      <w:pPr>
        <w:rPr/>
      </w:pPr>
      <w:r w:rsidDel="00000000" w:rsidR="00000000" w:rsidRPr="00000000">
        <w:rPr>
          <w:rtl w:val="0"/>
        </w:rPr>
        <w:t xml:space="preserve">II</w:t>
      </w:r>
    </w:p>
    <w:p w:rsidR="00000000" w:rsidDel="00000000" w:rsidP="00000000" w:rsidRDefault="00000000" w:rsidRPr="00000000" w14:paraId="000000AF">
      <w:pPr>
        <w:rPr/>
      </w:pPr>
      <w:r w:rsidDel="00000000" w:rsidR="00000000" w:rsidRPr="00000000">
        <w:rPr>
          <w:rtl w:val="0"/>
        </w:rPr>
        <w:t xml:space="preserve">Phase II · Discovery &amp; Customization</w:t>
      </w:r>
    </w:p>
    <w:p w:rsidR="00000000" w:rsidDel="00000000" w:rsidP="00000000" w:rsidRDefault="00000000" w:rsidRPr="00000000" w14:paraId="000000B0">
      <w:pPr>
        <w:rPr/>
      </w:pPr>
      <w:r w:rsidDel="00000000" w:rsidR="00000000" w:rsidRPr="00000000">
        <w:rPr>
          <w:rtl w:val="0"/>
        </w:rPr>
        <w:t xml:space="preserve">Forms, Integrations &amp; Training Rollout</w:t>
      </w:r>
    </w:p>
    <w:p w:rsidR="00000000" w:rsidDel="00000000" w:rsidP="00000000" w:rsidRDefault="00000000" w:rsidRPr="00000000" w14:paraId="000000B1">
      <w:pPr>
        <w:rPr/>
      </w:pPr>
      <w:r w:rsidDel="00000000" w:rsidR="00000000" w:rsidRPr="00000000">
        <w:rPr>
          <w:rtl w:val="0"/>
        </w:rPr>
        <w:t xml:space="preserve">All jurisdiction-specific forms digitized and configured for auto-population. Data sharing permissions and API integrations finalized. Prosecutor and officer training schedules confirmed. Intake shifts for nights and weekends incorporated. Integration testing begins in the cloud-based environment.</w:t>
      </w:r>
    </w:p>
    <w:p w:rsidR="00000000" w:rsidDel="00000000" w:rsidP="00000000" w:rsidRDefault="00000000" w:rsidRPr="00000000" w14:paraId="000000B2">
      <w:pPr>
        <w:rPr/>
      </w:pPr>
      <w:r w:rsidDel="00000000" w:rsidR="00000000" w:rsidRPr="00000000">
        <w:rPr>
          <w:rtl w:val="0"/>
        </w:rPr>
        <w:t xml:space="preserve">III</w:t>
      </w:r>
    </w:p>
    <w:p w:rsidR="00000000" w:rsidDel="00000000" w:rsidP="00000000" w:rsidRDefault="00000000" w:rsidRPr="00000000" w14:paraId="000000B3">
      <w:pPr>
        <w:rPr/>
      </w:pPr>
      <w:r w:rsidDel="00000000" w:rsidR="00000000" w:rsidRPr="00000000">
        <w:rPr>
          <w:rtl w:val="0"/>
        </w:rPr>
        <w:t xml:space="preserve">Phase III · Pilot &amp; Expansion</w:t>
      </w:r>
    </w:p>
    <w:p w:rsidR="00000000" w:rsidDel="00000000" w:rsidP="00000000" w:rsidRDefault="00000000" w:rsidRPr="00000000" w14:paraId="000000B4">
      <w:pPr>
        <w:rPr/>
      </w:pPr>
      <w:r w:rsidDel="00000000" w:rsidR="00000000" w:rsidRPr="00000000">
        <w:rPr>
          <w:rtl w:val="0"/>
        </w:rPr>
        <w:t xml:space="preserve">Live Pilot, Metrics &amp; Scale</w:t>
      </w:r>
    </w:p>
    <w:p w:rsidR="00000000" w:rsidDel="00000000" w:rsidP="00000000" w:rsidRDefault="00000000" w:rsidRPr="00000000" w14:paraId="000000B5">
      <w:pPr>
        <w:rPr/>
      </w:pPr>
      <w:r w:rsidDel="00000000" w:rsidR="00000000" w:rsidRPr="00000000">
        <w:rPr>
          <w:rtl w:val="0"/>
        </w:rPr>
        <w:t xml:space="preserve">Feature build tasks mapped with user feedback incorporated. Front end, report automation, and direct filing analytics finalized. Cost/benefit analysis and performance metrics validated. Plans prepared for expansion to additional units and agencies.</w:t>
      </w:r>
    </w:p>
    <w:p w:rsidR="00000000" w:rsidDel="00000000" w:rsidP="00000000" w:rsidRDefault="00000000" w:rsidRPr="00000000" w14:paraId="000000B6">
      <w:pPr>
        <w:rPr/>
      </w:pPr>
      <w:r w:rsidDel="00000000" w:rsidR="00000000" w:rsidRPr="00000000">
        <w:rPr>
          <w:rtl w:val="0"/>
        </w:rPr>
        <w:t xml:space="preserve">What's Included</w:t>
      </w:r>
    </w:p>
    <w:p w:rsidR="00000000" w:rsidDel="00000000" w:rsidP="00000000" w:rsidRDefault="00000000" w:rsidRPr="00000000" w14:paraId="000000B7">
      <w:pPr>
        <w:rPr/>
      </w:pPr>
      <w:r w:rsidDel="00000000" w:rsidR="00000000" w:rsidRPr="00000000">
        <w:rPr>
          <w:rtl w:val="0"/>
        </w:rPr>
        <w:t xml:space="preserve">Operational Infrastructure</w:t>
      </w:r>
    </w:p>
    <w:p w:rsidR="00000000" w:rsidDel="00000000" w:rsidP="00000000" w:rsidRDefault="00000000" w:rsidRPr="00000000" w14:paraId="000000B8">
      <w:pPr>
        <w:rPr/>
      </w:pPr>
      <w:r w:rsidDel="00000000" w:rsidR="00000000" w:rsidRPr="00000000">
        <w:rPr>
          <w:rtl w:val="0"/>
        </w:rPr>
        <w:t xml:space="preserve">24-hour Intake &amp; Screening Facility — procedures and logistics</w:t>
      </w:r>
    </w:p>
    <w:p w:rsidR="00000000" w:rsidDel="00000000" w:rsidP="00000000" w:rsidRDefault="00000000" w:rsidRPr="00000000" w14:paraId="000000B9">
      <w:pPr>
        <w:rPr/>
      </w:pPr>
      <w:r w:rsidDel="00000000" w:rsidR="00000000" w:rsidRPr="00000000">
        <w:rPr>
          <w:rtl w:val="0"/>
        </w:rPr>
        <w:t xml:space="preserve">Model District Attorney Manual section for 24-hr Intake &amp; Screening Division</w:t>
      </w:r>
    </w:p>
    <w:p w:rsidR="00000000" w:rsidDel="00000000" w:rsidP="00000000" w:rsidRDefault="00000000" w:rsidRPr="00000000" w14:paraId="000000BA">
      <w:pPr>
        <w:rPr/>
      </w:pPr>
      <w:r w:rsidDel="00000000" w:rsidR="00000000" w:rsidRPr="00000000">
        <w:rPr>
          <w:rtl w:val="0"/>
        </w:rPr>
        <w:t xml:space="preserve">Model PD General Orders reflecting new Intake &amp; Screening Procedures</w:t>
      </w:r>
    </w:p>
    <w:p w:rsidR="00000000" w:rsidDel="00000000" w:rsidP="00000000" w:rsidRDefault="00000000" w:rsidRPr="00000000" w14:paraId="000000BB">
      <w:pPr>
        <w:rPr/>
      </w:pPr>
      <w:r w:rsidDel="00000000" w:rsidR="00000000" w:rsidRPr="00000000">
        <w:rPr>
          <w:rtl w:val="0"/>
        </w:rPr>
        <w:t xml:space="preserve">Prosecutor Training — CLE outline (TCOLE and CLE certified)</w:t>
      </w:r>
    </w:p>
    <w:p w:rsidR="00000000" w:rsidDel="00000000" w:rsidP="00000000" w:rsidRDefault="00000000" w:rsidRPr="00000000" w14:paraId="000000BC">
      <w:pPr>
        <w:rPr/>
      </w:pPr>
      <w:r w:rsidDel="00000000" w:rsidR="00000000" w:rsidRPr="00000000">
        <w:rPr>
          <w:rtl w:val="0"/>
        </w:rPr>
        <w:t xml:space="preserve">Police Training — TCOLE outline · 15 total days of instruction</w:t>
      </w:r>
    </w:p>
    <w:p w:rsidR="00000000" w:rsidDel="00000000" w:rsidP="00000000" w:rsidRDefault="00000000" w:rsidRPr="00000000" w14:paraId="000000BD">
      <w:pPr>
        <w:rPr/>
      </w:pPr>
      <w:r w:rsidDel="00000000" w:rsidR="00000000" w:rsidRPr="00000000">
        <w:rPr>
          <w:rtl w:val="0"/>
        </w:rPr>
        <w:t xml:space="preserve">Grant writing assistance</w:t>
      </w:r>
    </w:p>
    <w:p w:rsidR="00000000" w:rsidDel="00000000" w:rsidP="00000000" w:rsidRDefault="00000000" w:rsidRPr="00000000" w14:paraId="000000BE">
      <w:pPr>
        <w:rPr/>
      </w:pPr>
      <w:r w:rsidDel="00000000" w:rsidR="00000000" w:rsidRPr="00000000">
        <w:rPr>
          <w:rtl w:val="0"/>
        </w:rPr>
        <w:t xml:space="preserve">IT support that doesn't require a translator</w:t>
      </w:r>
    </w:p>
    <w:p w:rsidR="00000000" w:rsidDel="00000000" w:rsidP="00000000" w:rsidRDefault="00000000" w:rsidRPr="00000000" w14:paraId="000000BF">
      <w:pPr>
        <w:rPr/>
      </w:pPr>
      <w:r w:rsidDel="00000000" w:rsidR="00000000" w:rsidRPr="00000000">
        <w:rPr>
          <w:rtl w:val="0"/>
        </w:rPr>
        <w:t xml:space="preserve">Written Legal Materials (Officers &amp; Prosecutors)</w:t>
      </w:r>
    </w:p>
    <w:p w:rsidR="00000000" w:rsidDel="00000000" w:rsidP="00000000" w:rsidRDefault="00000000" w:rsidRPr="00000000" w14:paraId="000000C0">
      <w:pPr>
        <w:rPr/>
      </w:pPr>
      <w:r w:rsidDel="00000000" w:rsidR="00000000" w:rsidRPr="00000000">
        <w:rPr>
          <w:rtl w:val="0"/>
        </w:rPr>
        <w:t xml:space="preserve">Compliance paperwork for police and county jail accepting prisoners</w:t>
      </w:r>
    </w:p>
    <w:p w:rsidR="00000000" w:rsidDel="00000000" w:rsidP="00000000" w:rsidRDefault="00000000" w:rsidRPr="00000000" w14:paraId="000000C1">
      <w:pPr>
        <w:rPr/>
      </w:pPr>
      <w:r w:rsidDel="00000000" w:rsidR="00000000" w:rsidRPr="00000000">
        <w:rPr>
          <w:rtl w:val="0"/>
        </w:rPr>
        <w:t xml:space="preserve">Annotated charges and pleadings database</w:t>
      </w:r>
    </w:p>
    <w:p w:rsidR="00000000" w:rsidDel="00000000" w:rsidP="00000000" w:rsidRDefault="00000000" w:rsidRPr="00000000" w14:paraId="000000C2">
      <w:pPr>
        <w:rPr/>
      </w:pPr>
      <w:r w:rsidDel="00000000" w:rsidR="00000000" w:rsidRPr="00000000">
        <w:rPr>
          <w:rtl w:val="0"/>
        </w:rPr>
        <w:t xml:space="preserve">Penal Code — relevant sections with annotations</w:t>
      </w:r>
    </w:p>
    <w:p w:rsidR="00000000" w:rsidDel="00000000" w:rsidP="00000000" w:rsidRDefault="00000000" w:rsidRPr="00000000" w14:paraId="000000C3">
      <w:pPr>
        <w:rPr/>
      </w:pPr>
      <w:r w:rsidDel="00000000" w:rsidR="00000000" w:rsidRPr="00000000">
        <w:rPr>
          <w:rtl w:val="0"/>
        </w:rPr>
        <w:t xml:space="preserve">Code of Criminal Procedure — relevant sections with annotations</w:t>
      </w:r>
    </w:p>
    <w:p w:rsidR="00000000" w:rsidDel="00000000" w:rsidP="00000000" w:rsidRDefault="00000000" w:rsidRPr="00000000" w14:paraId="000000C4">
      <w:pPr>
        <w:rPr/>
      </w:pPr>
      <w:r w:rsidDel="00000000" w:rsidR="00000000" w:rsidRPr="00000000">
        <w:rPr>
          <w:rtl w:val="0"/>
        </w:rPr>
        <w:t xml:space="preserve">Search and Seizure case law · Traffic Stop rules and case law</w:t>
      </w:r>
    </w:p>
    <w:p w:rsidR="00000000" w:rsidDel="00000000" w:rsidP="00000000" w:rsidRDefault="00000000" w:rsidRPr="00000000" w14:paraId="000000C5">
      <w:pPr>
        <w:rPr/>
      </w:pPr>
      <w:r w:rsidDel="00000000" w:rsidR="00000000" w:rsidRPr="00000000">
        <w:rPr>
          <w:rtl w:val="0"/>
        </w:rPr>
        <w:t xml:space="preserve">Affirmative Links case law · Common Defenses, Justifications, and Exceptions</w:t>
      </w:r>
    </w:p>
    <w:p w:rsidR="00000000" w:rsidDel="00000000" w:rsidP="00000000" w:rsidRDefault="00000000" w:rsidRPr="00000000" w14:paraId="000000C6">
      <w:pPr>
        <w:rPr/>
      </w:pPr>
      <w:r w:rsidDel="00000000" w:rsidR="00000000" w:rsidRPr="00000000">
        <w:rPr>
          <w:rtl w:val="0"/>
        </w:rPr>
        <w:t xml:space="preserve">High Bond and Blood Search Warrant Templates</w:t>
      </w:r>
    </w:p>
    <w:p w:rsidR="00000000" w:rsidDel="00000000" w:rsidP="00000000" w:rsidRDefault="00000000" w:rsidRPr="00000000" w14:paraId="000000C7">
      <w:pPr>
        <w:rPr/>
      </w:pPr>
      <w:r w:rsidDel="00000000" w:rsidR="00000000" w:rsidRPr="00000000">
        <w:rPr>
          <w:rtl w:val="0"/>
        </w:rPr>
        <w:t xml:space="preserve">Magistrates Order for Emergency Protection templates</w:t>
      </w:r>
    </w:p>
    <w:p w:rsidR="00000000" w:rsidDel="00000000" w:rsidP="00000000" w:rsidRDefault="00000000" w:rsidRPr="00000000" w14:paraId="000000C8">
      <w:pPr>
        <w:rPr/>
      </w:pPr>
      <w:r w:rsidDel="00000000" w:rsidR="00000000" w:rsidRPr="00000000">
        <w:rPr>
          <w:rtl w:val="0"/>
        </w:rPr>
        <w:t xml:space="preserve">What We Measure</w:t>
      </w:r>
    </w:p>
    <w:p w:rsidR="00000000" w:rsidDel="00000000" w:rsidP="00000000" w:rsidRDefault="00000000" w:rsidRPr="00000000" w14:paraId="000000C9">
      <w:pPr>
        <w:rPr/>
      </w:pPr>
      <w:r w:rsidDel="00000000" w:rsidR="00000000" w:rsidRPr="00000000">
        <w:rPr>
          <w:rtl w:val="0"/>
        </w:rPr>
        <w:t xml:space="preserve">Outcomes that matter to the system — and the people in it.</w:t>
      </w:r>
    </w:p>
    <w:p w:rsidR="00000000" w:rsidDel="00000000" w:rsidP="00000000" w:rsidRDefault="00000000" w:rsidRPr="00000000" w14:paraId="000000CA">
      <w:pPr>
        <w:rPr/>
      </w:pPr>
      <w:r w:rsidDel="00000000" w:rsidR="00000000" w:rsidRPr="00000000">
        <w:rPr>
          <w:rtl w:val="0"/>
        </w:rPr>
        <w:t xml:space="preserve">The Cameron County pilot runs April through July 2026. Every metric below is tracked against a 10-year historical baseline, with statistical testing designed to produce grant-defensible, peer-reviewable results.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Jail Days Avoided</w:t>
      </w:r>
    </w:p>
    <w:p w:rsidR="00000000" w:rsidDel="00000000" w:rsidP="00000000" w:rsidRDefault="00000000" w:rsidRPr="00000000" w14:paraId="000000CD">
      <w:pPr>
        <w:rPr/>
      </w:pPr>
      <w:r w:rsidDel="00000000" w:rsidR="00000000" w:rsidRPr="00000000">
        <w:rPr>
          <w:rtl w:val="0"/>
        </w:rPr>
        <w:t xml:space="preserve">Every unnecessary booking Intake prevents is a jail bed day saved — tracked in real time and tallied monthly against the county's 10-year baseline. Converted to dollar value for taxpayer reporting.</w:t>
      </w:r>
    </w:p>
    <w:p w:rsidR="00000000" w:rsidDel="00000000" w:rsidP="00000000" w:rsidRDefault="00000000" w:rsidRPr="00000000" w14:paraId="000000CE">
      <w:pPr>
        <w:rPr/>
      </w:pPr>
      <w:r w:rsidDel="00000000" w:rsidR="00000000" w:rsidRPr="00000000">
        <w:rPr>
          <w:rtl w:val="0"/>
        </w:rPr>
        <w:t xml:space="preserve">Public Benefit</w:t>
      </w:r>
    </w:p>
    <w:p w:rsidR="00000000" w:rsidDel="00000000" w:rsidP="00000000" w:rsidRDefault="00000000" w:rsidRPr="00000000" w14:paraId="000000CF">
      <w:pPr>
        <w:rPr/>
      </w:pPr>
      <w:r w:rsidDel="00000000" w:rsidR="00000000" w:rsidRPr="00000000">
        <w:rPr>
          <w:rtl w:val="0"/>
        </w:rPr>
        <w:t xml:space="preserve">Time to Decision</w:t>
      </w:r>
    </w:p>
    <w:p w:rsidR="00000000" w:rsidDel="00000000" w:rsidP="00000000" w:rsidRDefault="00000000" w:rsidRPr="00000000" w14:paraId="000000D0">
      <w:pPr>
        <w:rPr/>
      </w:pPr>
      <w:r w:rsidDel="00000000" w:rsidR="00000000" w:rsidRPr="00000000">
        <w:rPr>
          <w:rtl w:val="0"/>
        </w:rPr>
        <w:t xml:space="preserve">Average and median time from officer submission to prosecutor decision. Peak intake hours, weekend vs. weekday performance, and prosecutor shift comparisons — all tracked against pre-pilot baselines.</w:t>
      </w:r>
    </w:p>
    <w:p w:rsidR="00000000" w:rsidDel="00000000" w:rsidP="00000000" w:rsidRDefault="00000000" w:rsidRPr="00000000" w14:paraId="000000D1">
      <w:pPr>
        <w:rPr/>
      </w:pPr>
      <w:r w:rsidDel="00000000" w:rsidR="00000000" w:rsidRPr="00000000">
        <w:rPr>
          <w:rtl w:val="0"/>
        </w:rPr>
        <w:t xml:space="preserve">Efficiency</w:t>
      </w:r>
    </w:p>
    <w:p w:rsidR="00000000" w:rsidDel="00000000" w:rsidP="00000000" w:rsidRDefault="00000000" w:rsidRPr="00000000" w14:paraId="000000D2">
      <w:pPr>
        <w:rPr/>
      </w:pPr>
      <w:r w:rsidDel="00000000" w:rsidR="00000000" w:rsidRPr="00000000">
        <w:rPr>
          <w:rtl w:val="0"/>
        </w:rPr>
        <w:t xml:space="preserve">Taxpayer Cost Savings</w:t>
      </w:r>
    </w:p>
    <w:p w:rsidR="00000000" w:rsidDel="00000000" w:rsidP="00000000" w:rsidRDefault="00000000" w:rsidRPr="00000000" w14:paraId="000000D3">
      <w:pPr>
        <w:rPr/>
      </w:pPr>
      <w:r w:rsidDel="00000000" w:rsidR="00000000" w:rsidRPr="00000000">
        <w:rPr>
          <w:rtl w:val="0"/>
        </w:rPr>
        <w:t xml:space="preserve">Cumulative cost avoidance from declined cases — fully loaded: staffing, court processing, public defender appointments, and patrol hours returned to the field. Monthly and cumulative totals reported.</w:t>
      </w:r>
    </w:p>
    <w:p w:rsidR="00000000" w:rsidDel="00000000" w:rsidP="00000000" w:rsidRDefault="00000000" w:rsidRPr="00000000" w14:paraId="000000D4">
      <w:pPr>
        <w:rPr/>
      </w:pPr>
      <w:r w:rsidDel="00000000" w:rsidR="00000000" w:rsidRPr="00000000">
        <w:rPr>
          <w:rtl w:val="0"/>
        </w:rPr>
        <w:t xml:space="preserve">Fiscal Impact</w:t>
      </w:r>
    </w:p>
    <w:p w:rsidR="00000000" w:rsidDel="00000000" w:rsidP="00000000" w:rsidRDefault="00000000" w:rsidRPr="00000000" w14:paraId="000000D5">
      <w:pPr>
        <w:rPr/>
      </w:pPr>
      <w:r w:rsidDel="00000000" w:rsidR="00000000" w:rsidRPr="00000000">
        <w:rPr>
          <w:rtl w:val="0"/>
        </w:rPr>
        <w:t xml:space="preserve">Case Quality &amp; Filtering</w:t>
      </w:r>
    </w:p>
    <w:p w:rsidR="00000000" w:rsidDel="00000000" w:rsidP="00000000" w:rsidRDefault="00000000" w:rsidRPr="00000000" w14:paraId="000000D6">
      <w:pPr>
        <w:rPr/>
      </w:pPr>
      <w:r w:rsidDel="00000000" w:rsidR="00000000" w:rsidRPr="00000000">
        <w:rPr>
          <w:rtl w:val="0"/>
        </w:rPr>
        <w:t xml:space="preserve">Evidence completeness scores, missing element alerts, duplicate POI flags, and charge amendment rates — so prosecutors act on solid cases and weak submissions get caught early.</w:t>
      </w:r>
    </w:p>
    <w:p w:rsidR="00000000" w:rsidDel="00000000" w:rsidP="00000000" w:rsidRDefault="00000000" w:rsidRPr="00000000" w14:paraId="000000D7">
      <w:pPr>
        <w:rPr/>
      </w:pPr>
      <w:r w:rsidDel="00000000" w:rsidR="00000000" w:rsidRPr="00000000">
        <w:rPr>
          <w:rtl w:val="0"/>
        </w:rPr>
        <w:t xml:space="preserve">Quality</w:t>
      </w:r>
    </w:p>
    <w:p w:rsidR="00000000" w:rsidDel="00000000" w:rsidP="00000000" w:rsidRDefault="00000000" w:rsidRPr="00000000" w14:paraId="000000D8">
      <w:pPr>
        <w:rPr/>
      </w:pPr>
      <w:r w:rsidDel="00000000" w:rsidR="00000000" w:rsidRPr="00000000">
        <w:rPr>
          <w:rtl w:val="0"/>
        </w:rPr>
        <w:t xml:space="preserve">Equity &amp; Accountability</w:t>
      </w:r>
    </w:p>
    <w:p w:rsidR="00000000" w:rsidDel="00000000" w:rsidP="00000000" w:rsidRDefault="00000000" w:rsidRPr="00000000" w14:paraId="000000D9">
      <w:pPr>
        <w:rPr/>
      </w:pPr>
      <w:r w:rsidDel="00000000" w:rsidR="00000000" w:rsidRPr="00000000">
        <w:rPr>
          <w:rtl w:val="0"/>
        </w:rPr>
        <w:t xml:space="preserve">Approval and denial rates by demographic subgroup, officer-to-officer variation, and disparity reduction vs. baseline. Built in from day one</w:t>
      </w:r>
      <w:ins w:author="David Eagleman" w:id="10" w:date="2026-03-23T19:12:40Z">
        <w:r w:rsidDel="00000000" w:rsidR="00000000" w:rsidRPr="00000000">
          <w:rPr>
            <w:rtl w:val="0"/>
          </w:rPr>
          <w:t xml:space="preserve">,</w:t>
        </w:r>
      </w:ins>
      <w:del w:author="David Eagleman" w:id="10" w:date="2026-03-23T19:12:40Z">
        <w:r w:rsidDel="00000000" w:rsidR="00000000" w:rsidRPr="00000000">
          <w:rPr>
            <w:rtl w:val="0"/>
          </w:rPr>
          <w:delText xml:space="preserve"> —</w:delText>
        </w:r>
      </w:del>
      <w:r w:rsidDel="00000000" w:rsidR="00000000" w:rsidRPr="00000000">
        <w:rPr>
          <w:rtl w:val="0"/>
        </w:rPr>
        <w:t xml:space="preserve"> not retrofitted.</w:t>
      </w:r>
    </w:p>
    <w:p w:rsidR="00000000" w:rsidDel="00000000" w:rsidP="00000000" w:rsidRDefault="00000000" w:rsidRPr="00000000" w14:paraId="000000DA">
      <w:pPr>
        <w:rPr/>
      </w:pPr>
      <w:r w:rsidDel="00000000" w:rsidR="00000000" w:rsidRPr="00000000">
        <w:rPr>
          <w:rtl w:val="0"/>
        </w:rPr>
        <w:t xml:space="preserve">Equity</w:t>
      </w:r>
    </w:p>
    <w:p w:rsidR="00000000" w:rsidDel="00000000" w:rsidP="00000000" w:rsidRDefault="00000000" w:rsidRPr="00000000" w14:paraId="000000DB">
      <w:pPr>
        <w:rPr/>
      </w:pPr>
      <w:r w:rsidDel="00000000" w:rsidR="00000000" w:rsidRPr="00000000">
        <w:rPr>
          <w:rtl w:val="0"/>
        </w:rPr>
        <w:t xml:space="preserve">Court &amp; Docket Impact</w:t>
      </w:r>
    </w:p>
    <w:p w:rsidR="00000000" w:rsidDel="00000000" w:rsidP="00000000" w:rsidRDefault="00000000" w:rsidRPr="00000000" w14:paraId="000000DC">
      <w:pPr>
        <w:rPr/>
      </w:pPr>
      <w:r w:rsidDel="00000000" w:rsidR="00000000" w:rsidRPr="00000000">
        <w:rPr>
          <w:rtl w:val="0"/>
        </w:rPr>
        <w:t xml:space="preserve">Reductions in docket load, time to first appearance, and nolle prosequi rates. Tracked at the agency level and formatted for grant oversight and judicial reporting.</w:t>
      </w:r>
    </w:p>
    <w:p w:rsidR="00000000" w:rsidDel="00000000" w:rsidP="00000000" w:rsidRDefault="00000000" w:rsidRPr="00000000" w14:paraId="000000DD">
      <w:pPr>
        <w:rPr/>
      </w:pPr>
      <w:r w:rsidDel="00000000" w:rsidR="00000000" w:rsidRPr="00000000">
        <w:rPr>
          <w:rtl w:val="0"/>
        </w:rPr>
        <w:t xml:space="preserve">System Impact</w:t>
      </w:r>
    </w:p>
    <w:p w:rsidR="00000000" w:rsidDel="00000000" w:rsidP="00000000" w:rsidRDefault="00000000" w:rsidRPr="00000000" w14:paraId="000000DE">
      <w:pPr>
        <w:rPr/>
      </w:pPr>
      <w:r w:rsidDel="00000000" w:rsidR="00000000" w:rsidRPr="00000000">
        <w:rPr>
          <w:rtl w:val="0"/>
        </w:rPr>
        <w:t xml:space="preserve">Research</w:t>
      </w:r>
    </w:p>
    <w:p w:rsidR="00000000" w:rsidDel="00000000" w:rsidP="00000000" w:rsidRDefault="00000000" w:rsidRPr="00000000" w14:paraId="000000DF">
      <w:pPr>
        <w:rPr/>
      </w:pPr>
      <w:r w:rsidDel="00000000" w:rsidR="00000000" w:rsidRPr="00000000">
        <w:rPr>
          <w:rtl w:val="0"/>
        </w:rPr>
        <w:t xml:space="preserve">The science behind the software.</w:t>
      </w:r>
    </w:p>
    <w:p w:rsidR="00000000" w:rsidDel="00000000" w:rsidP="00000000" w:rsidRDefault="00000000" w:rsidRPr="00000000" w14:paraId="000000E0">
      <w:pPr>
        <w:rPr/>
      </w:pPr>
      <w:r w:rsidDel="00000000" w:rsidR="00000000" w:rsidRPr="00000000">
        <w:rPr>
          <w:rtl w:val="0"/>
        </w:rPr>
        <w:t xml:space="preserve">Intake </w:t>
      </w:r>
      <w:del w:author="David Eagleman" w:id="11" w:date="2026-03-23T19:12:55Z">
        <w:r w:rsidDel="00000000" w:rsidR="00000000" w:rsidRPr="00000000">
          <w:rPr>
            <w:rtl w:val="0"/>
          </w:rPr>
          <w:delText xml:space="preserve">is not a theory. It </w:delText>
        </w:r>
      </w:del>
      <w:r w:rsidDel="00000000" w:rsidR="00000000" w:rsidRPr="00000000">
        <w:rPr>
          <w:rtl w:val="0"/>
        </w:rPr>
        <w:t xml:space="preserve">is the software embodiment of a process that Harris County, Texas has been running since 1977 — with 45 years of data behind it. Every feature, every workflow decision, and every metric we track is grounded in published research and empirical evidence.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Harris County Model</w:t>
      </w:r>
    </w:p>
    <w:p w:rsidR="00000000" w:rsidDel="00000000" w:rsidP="00000000" w:rsidRDefault="00000000" w:rsidRPr="00000000" w14:paraId="000000E3">
      <w:pPr>
        <w:rPr/>
      </w:pPr>
      <w:r w:rsidDel="00000000" w:rsidR="00000000" w:rsidRPr="00000000">
        <w:rPr>
          <w:rtl w:val="0"/>
        </w:rPr>
        <w:t xml:space="preserve">45 years of proof.</w:t>
      </w:r>
    </w:p>
    <w:p w:rsidR="00000000" w:rsidDel="00000000" w:rsidP="00000000" w:rsidRDefault="00000000" w:rsidRPr="00000000" w14:paraId="000000E4">
      <w:pPr>
        <w:rPr/>
      </w:pPr>
      <w:del w:author="David Eagleman" w:id="12" w:date="2026-03-23T19:13:48Z">
        <w:r w:rsidDel="00000000" w:rsidR="00000000" w:rsidRPr="00000000">
          <w:rPr>
            <w:rtl w:val="0"/>
          </w:rPr>
          <w:delText xml:space="preserve">Harris County, Texas pioneered prosecutor-guided pre-arrest screening in 1977. </w:delText>
        </w:r>
      </w:del>
      <w:r w:rsidDel="00000000" w:rsidR="00000000" w:rsidRPr="00000000">
        <w:rPr>
          <w:rtl w:val="0"/>
        </w:rPr>
        <w:t xml:space="preserve">The results </w:t>
      </w:r>
      <w:ins w:author="David Eagleman" w:id="13" w:date="2026-03-23T19:14:03Z">
        <w:r w:rsidDel="00000000" w:rsidR="00000000" w:rsidRPr="00000000">
          <w:rPr>
            <w:rtl w:val="0"/>
          </w:rPr>
          <w:t xml:space="preserve">of </w:t>
        </w:r>
      </w:ins>
      <w:r w:rsidDel="00000000" w:rsidR="00000000" w:rsidRPr="00000000">
        <w:rPr>
          <w:rtl w:val="0"/>
        </w:rPr>
        <w:t xml:space="preserve">over four decades </w:t>
      </w:r>
      <w:ins w:author="David Eagleman" w:id="14" w:date="2026-03-23T19:14:06Z">
        <w:r w:rsidDel="00000000" w:rsidR="00000000" w:rsidRPr="00000000">
          <w:rPr>
            <w:rtl w:val="0"/>
          </w:rPr>
          <w:t xml:space="preserve">in Harris County </w:t>
        </w:r>
      </w:ins>
      <w:r w:rsidDel="00000000" w:rsidR="00000000" w:rsidRPr="00000000">
        <w:rPr>
          <w:rtl w:val="0"/>
        </w:rPr>
        <w:t xml:space="preserve">are unambiguous: when a prosecutor reviews a case before the arrest, the system produces fewer wrongful bookings, stronger cases against the guilty, better-trained officers, and dramatically lower pretrial jail populations.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del w:author="David Eagleman" w:id="15" w:date="2026-03-23T19:14:34Z">
        <w:r w:rsidDel="00000000" w:rsidR="00000000" w:rsidRPr="00000000">
          <w:rPr>
            <w:rtl w:val="0"/>
          </w:rPr>
          <w:delText xml:space="preserve">Harris County is the benchmark against which every other jurisdiction should be measured. </w:delText>
        </w:r>
      </w:del>
      <w:r w:rsidDel="00000000" w:rsidR="00000000" w:rsidRPr="00000000">
        <w:rPr>
          <w:rtl w:val="0"/>
        </w:rPr>
        <w:t xml:space="preserve">Compare </w:t>
      </w:r>
      <w:ins w:author="David Eagleman" w:id="16" w:date="2026-03-23T19:14:36Z">
        <w:r w:rsidDel="00000000" w:rsidR="00000000" w:rsidRPr="00000000">
          <w:rPr>
            <w:rtl w:val="0"/>
          </w:rPr>
          <w:t xml:space="preserve">the Harris County</w:t>
        </w:r>
      </w:ins>
      <w:del w:author="David Eagleman" w:id="16" w:date="2026-03-23T19:14:36Z">
        <w:r w:rsidDel="00000000" w:rsidR="00000000" w:rsidRPr="00000000">
          <w:rPr>
            <w:rtl w:val="0"/>
          </w:rPr>
          <w:delText xml:space="preserve">its</w:delText>
        </w:r>
      </w:del>
      <w:r w:rsidDel="00000000" w:rsidR="00000000" w:rsidRPr="00000000">
        <w:rPr>
          <w:rtl w:val="0"/>
        </w:rPr>
        <w:t xml:space="preserve"> “No Action” rate </w:t>
      </w:r>
      <w:ins w:author="David Eagleman" w:id="17" w:date="2026-03-23T19:14:46Z">
        <w:r w:rsidDel="00000000" w:rsidR="00000000" w:rsidRPr="00000000">
          <w:rPr>
            <w:rtl w:val="0"/>
          </w:rPr>
          <w:t xml:space="preserve">(</w:t>
        </w:r>
      </w:ins>
      <w:del w:author="David Eagleman" w:id="17" w:date="2026-03-23T19:14:46Z">
        <w:r w:rsidDel="00000000" w:rsidR="00000000" w:rsidRPr="00000000">
          <w:rPr>
            <w:rtl w:val="0"/>
          </w:rPr>
          <w:delText xml:space="preserve">— </w:delText>
        </w:r>
      </w:del>
      <w:r w:rsidDel="00000000" w:rsidR="00000000" w:rsidRPr="00000000">
        <w:rPr>
          <w:rtl w:val="0"/>
        </w:rPr>
        <w:t xml:space="preserve">charges filed and then declined to prosecute</w:t>
      </w:r>
      <w:del w:author="David Eagleman" w:id="18" w:date="2026-03-23T19:14:54Z">
        <w:r w:rsidDel="00000000" w:rsidR="00000000" w:rsidRPr="00000000">
          <w:rPr>
            <w:rtl w:val="0"/>
          </w:rPr>
          <w:delText xml:space="preserve"> —</w:delText>
        </w:r>
      </w:del>
      <w:ins w:author="David Eagleman" w:id="18" w:date="2026-03-23T19:14:54Z">
        <w:r w:rsidDel="00000000" w:rsidR="00000000" w:rsidRPr="00000000">
          <w:rPr>
            <w:rtl w:val="0"/>
          </w:rPr>
          <w:t xml:space="preserve">)</w:t>
        </w:r>
      </w:ins>
      <w:r w:rsidDel="00000000" w:rsidR="00000000" w:rsidRPr="00000000">
        <w:rPr>
          <w:rtl w:val="0"/>
        </w:rPr>
        <w:t xml:space="preserve"> to Miami-Dade County or New Mexico over the same period. Harris County</w:t>
      </w:r>
      <w:ins w:author="David Eagleman" w:id="19" w:date="2026-03-23T19:15:31Z">
        <w:r w:rsidDel="00000000" w:rsidR="00000000" w:rsidRPr="00000000">
          <w:rPr>
            <w:rtl w:val="0"/>
          </w:rPr>
          <w:t xml:space="preserve"> is near zero, while c</w:t>
        </w:r>
      </w:ins>
      <w:del w:author="David Eagleman" w:id="19" w:date="2026-03-23T19:15:31Z">
        <w:r w:rsidDel="00000000" w:rsidR="00000000" w:rsidRPr="00000000">
          <w:rPr>
            <w:rtl w:val="0"/>
          </w:rPr>
          <w:delText xml:space="preserve">'s rate holds nearly flat. C</w:delText>
        </w:r>
      </w:del>
      <w:r w:rsidDel="00000000" w:rsidR="00000000" w:rsidRPr="00000000">
        <w:rPr>
          <w:rtl w:val="0"/>
        </w:rPr>
        <w:t xml:space="preserve">ounties without pre-arrest screening see it balloon to 40% or more of all charges filed.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 built Intake to make that 45-year Harris County track record replicable anywhere in the country.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 Action Rate — 1977–2011</w:t>
      </w:r>
    </w:p>
    <w:p w:rsidR="00000000" w:rsidDel="00000000" w:rsidP="00000000" w:rsidRDefault="00000000" w:rsidRPr="00000000" w14:paraId="000000EB">
      <w:pPr>
        <w:rPr/>
      </w:pPr>
      <w:r w:rsidDel="00000000" w:rsidR="00000000" w:rsidRPr="00000000">
        <w:rPr>
          <w:rtl w:val="0"/>
        </w:rPr>
        <w:t xml:space="preserve">A “No Action” case is one filed with the court but ultimately declined to prosecute — an arrest and booking that resulted in nothing.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Harris County, TX (with intake since 1977)</w:t>
      </w:r>
    </w:p>
    <w:p w:rsidR="00000000" w:rsidDel="00000000" w:rsidP="00000000" w:rsidRDefault="00000000" w:rsidRPr="00000000" w14:paraId="000000EE">
      <w:pPr>
        <w:rPr/>
      </w:pPr>
      <w:r w:rsidDel="00000000" w:rsidR="00000000" w:rsidRPr="00000000">
        <w:rPr>
          <w:rtl w:val="0"/>
        </w:rPr>
        <w:t xml:space="preserve">Near Zero</w:t>
      </w:r>
    </w:p>
    <w:p w:rsidR="00000000" w:rsidDel="00000000" w:rsidP="00000000" w:rsidRDefault="00000000" w:rsidRPr="00000000" w14:paraId="000000EF">
      <w:pPr>
        <w:rPr/>
      </w:pPr>
      <w:r w:rsidDel="00000000" w:rsidR="00000000" w:rsidRPr="00000000">
        <w:rPr>
          <w:rtl w:val="0"/>
        </w:rPr>
        <w:t xml:space="preserve">Miami-Dade County (without intake)</w:t>
      </w:r>
    </w:p>
    <w:p w:rsidR="00000000" w:rsidDel="00000000" w:rsidP="00000000" w:rsidRDefault="00000000" w:rsidRPr="00000000" w14:paraId="000000F0">
      <w:pPr>
        <w:rPr/>
      </w:pPr>
      <w:r w:rsidDel="00000000" w:rsidR="00000000" w:rsidRPr="00000000">
        <w:rPr>
          <w:rtl w:val="0"/>
        </w:rPr>
        <w:t xml:space="preserve">~45% of all cases</w:t>
      </w:r>
    </w:p>
    <w:p w:rsidR="00000000" w:rsidDel="00000000" w:rsidP="00000000" w:rsidRDefault="00000000" w:rsidRPr="00000000" w14:paraId="000000F1">
      <w:pPr>
        <w:rPr/>
      </w:pPr>
      <w:r w:rsidDel="00000000" w:rsidR="00000000" w:rsidRPr="00000000">
        <w:rPr>
          <w:rtl w:val="0"/>
        </w:rPr>
        <w:t xml:space="preserve">New Mexico (without intake)</w:t>
      </w:r>
    </w:p>
    <w:p w:rsidR="00000000" w:rsidDel="00000000" w:rsidP="00000000" w:rsidRDefault="00000000" w:rsidRPr="00000000" w14:paraId="000000F2">
      <w:pPr>
        <w:rPr/>
      </w:pPr>
      <w:r w:rsidDel="00000000" w:rsidR="00000000" w:rsidRPr="00000000">
        <w:rPr>
          <w:rtl w:val="0"/>
        </w:rPr>
        <w:t xml:space="preserve">~38% of all cases</w:t>
      </w:r>
    </w:p>
    <w:p w:rsidR="00000000" w:rsidDel="00000000" w:rsidP="00000000" w:rsidRDefault="00000000" w:rsidRPr="00000000" w14:paraId="000000F3">
      <w:pPr>
        <w:rPr/>
      </w:pPr>
      <w:r w:rsidDel="00000000" w:rsidR="00000000" w:rsidRPr="00000000">
        <w:rPr>
          <w:rtl w:val="0"/>
        </w:rPr>
        <w:t xml:space="preserve">Data: GTX weekly data, jurisdictional comparison studies. Source documents available on request.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Cost of Doing Nothing</w:t>
      </w:r>
    </w:p>
    <w:p w:rsidR="00000000" w:rsidDel="00000000" w:rsidP="00000000" w:rsidRDefault="00000000" w:rsidRPr="00000000" w14:paraId="000000F6">
      <w:pPr>
        <w:rPr/>
      </w:pPr>
      <w:r w:rsidDel="00000000" w:rsidR="00000000" w:rsidRPr="00000000">
        <w:rPr>
          <w:rtl w:val="0"/>
        </w:rPr>
        <w:t xml:space="preserve">What jurisdictions without Intake are paying for</w:t>
      </w:r>
      <w:del w:author="David Eagleman" w:id="20" w:date="2026-03-23T19:15:54Z">
        <w:r w:rsidDel="00000000" w:rsidR="00000000" w:rsidRPr="00000000">
          <w:rPr>
            <w:rtl w:val="0"/>
          </w:rPr>
          <w:delText xml:space="preserve"> — right now</w:delText>
        </w:r>
      </w:del>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36</w:t>
      </w:r>
    </w:p>
    <w:p w:rsidR="00000000" w:rsidDel="00000000" w:rsidP="00000000" w:rsidRDefault="00000000" w:rsidRPr="00000000" w14:paraId="000000F8">
      <w:pPr>
        <w:rPr/>
      </w:pPr>
      <w:r w:rsidDel="00000000" w:rsidR="00000000" w:rsidRPr="00000000">
        <w:rPr>
          <w:rtl w:val="0"/>
        </w:rPr>
        <w:t xml:space="preserve">Average nights a No Action case </w:t>
      </w:r>
      <w:ins w:author="David Eagleman" w:id="21" w:date="2026-03-23T19:16:10Z">
        <w:r w:rsidDel="00000000" w:rsidR="00000000" w:rsidRPr="00000000">
          <w:rPr>
            <w:rtl w:val="0"/>
          </w:rPr>
          <w:t xml:space="preserve">(</w:t>
        </w:r>
      </w:ins>
      <w:del w:author="David Eagleman" w:id="21" w:date="2026-03-23T19:16:10Z">
        <w:r w:rsidDel="00000000" w:rsidR="00000000" w:rsidRPr="00000000">
          <w:rPr>
            <w:rtl w:val="0"/>
          </w:rPr>
          <w:delText xml:space="preserve">— </w:delText>
        </w:r>
      </w:del>
      <w:r w:rsidDel="00000000" w:rsidR="00000000" w:rsidRPr="00000000">
        <w:rPr>
          <w:rtl w:val="0"/>
        </w:rPr>
        <w:t xml:space="preserve">someone who should never have been arrested</w:t>
      </w:r>
      <w:del w:author="David Eagleman" w:id="22" w:date="2026-03-23T19:16:13Z">
        <w:r w:rsidDel="00000000" w:rsidR="00000000" w:rsidRPr="00000000">
          <w:rPr>
            <w:rtl w:val="0"/>
          </w:rPr>
          <w:delText xml:space="preserve"> </w:delText>
        </w:r>
      </w:del>
      <w:ins w:author="David Eagleman" w:id="22" w:date="2026-03-23T19:16:13Z">
        <w:r w:rsidDel="00000000" w:rsidR="00000000" w:rsidRPr="00000000">
          <w:rPr>
            <w:rtl w:val="0"/>
          </w:rPr>
          <w:t xml:space="preserve">)</w:t>
        </w:r>
      </w:ins>
      <w:del w:author="David Eagleman" w:id="22" w:date="2026-03-23T19:16:13Z">
        <w:r w:rsidDel="00000000" w:rsidR="00000000" w:rsidRPr="00000000">
          <w:rPr>
            <w:rtl w:val="0"/>
          </w:rPr>
          <w:delText xml:space="preserve">—</w:delText>
        </w:r>
      </w:del>
      <w:r w:rsidDel="00000000" w:rsidR="00000000" w:rsidRPr="00000000">
        <w:rPr>
          <w:rtl w:val="0"/>
        </w:rPr>
        <w:t xml:space="preserve"> spends in jail</w:t>
      </w:r>
    </w:p>
    <w:p w:rsidR="00000000" w:rsidDel="00000000" w:rsidP="00000000" w:rsidRDefault="00000000" w:rsidRPr="00000000" w14:paraId="000000F9">
      <w:pPr>
        <w:rPr/>
      </w:pPr>
      <w:r w:rsidDel="00000000" w:rsidR="00000000" w:rsidRPr="00000000">
        <w:rPr>
          <w:rtl w:val="0"/>
        </w:rPr>
        <w:t xml:space="preserve">$20M+</w:t>
      </w:r>
    </w:p>
    <w:p w:rsidR="00000000" w:rsidDel="00000000" w:rsidP="00000000" w:rsidRDefault="00000000" w:rsidRPr="00000000" w14:paraId="000000FA">
      <w:pPr>
        <w:rPr/>
      </w:pPr>
      <w:r w:rsidDel="00000000" w:rsidR="00000000" w:rsidRPr="00000000">
        <w:rPr>
          <w:rtl w:val="0"/>
        </w:rPr>
        <w:t xml:space="preserve">Projected annual waste Intake could have prevented in Miami-Dade County, based on variable cost analysis 2000–2011</w:t>
      </w:r>
    </w:p>
    <w:p w:rsidR="00000000" w:rsidDel="00000000" w:rsidP="00000000" w:rsidRDefault="00000000" w:rsidRPr="00000000" w14:paraId="000000FB">
      <w:pPr>
        <w:rPr/>
      </w:pPr>
      <w:r w:rsidDel="00000000" w:rsidR="00000000" w:rsidRPr="00000000">
        <w:rPr>
          <w:rtl w:val="0"/>
        </w:rPr>
        <w:t xml:space="preserve">$238M</w:t>
      </w:r>
    </w:p>
    <w:p w:rsidR="00000000" w:rsidDel="00000000" w:rsidP="00000000" w:rsidRDefault="00000000" w:rsidRPr="00000000" w14:paraId="000000FC">
      <w:pPr>
        <w:rPr/>
      </w:pPr>
      <w:r w:rsidDel="00000000" w:rsidR="00000000" w:rsidRPr="00000000">
        <w:rPr>
          <w:rtl w:val="0"/>
        </w:rPr>
        <w:t xml:space="preserve">Modeled annual savings statewide in Texas with a 25% reduction in pretrial jail population (10,883 people)</w:t>
      </w:r>
    </w:p>
    <w:p w:rsidR="00000000" w:rsidDel="00000000" w:rsidP="00000000" w:rsidRDefault="00000000" w:rsidRPr="00000000" w14:paraId="000000FD">
      <w:pPr>
        <w:rPr/>
      </w:pPr>
      <w:r w:rsidDel="00000000" w:rsidR="00000000" w:rsidRPr="00000000">
        <w:rPr>
          <w:rtl w:val="0"/>
        </w:rPr>
        <w:t xml:space="preserve">$15.4M</w:t>
      </w:r>
    </w:p>
    <w:p w:rsidR="00000000" w:rsidDel="00000000" w:rsidP="00000000" w:rsidRDefault="00000000" w:rsidRPr="00000000" w14:paraId="000000FE">
      <w:pPr>
        <w:rPr/>
      </w:pPr>
      <w:r w:rsidDel="00000000" w:rsidR="00000000" w:rsidRPr="00000000">
        <w:rPr>
          <w:rtl w:val="0"/>
        </w:rPr>
        <w:t xml:space="preserve">Modeled annual savings for Bexar County, TX alone — 707 people released with a 25% reduction</w:t>
      </w:r>
    </w:p>
    <w:p w:rsidR="00000000" w:rsidDel="00000000" w:rsidP="00000000" w:rsidRDefault="00000000" w:rsidRPr="00000000" w14:paraId="000000FF">
      <w:pPr>
        <w:rPr/>
      </w:pPr>
      <w:r w:rsidDel="00000000" w:rsidR="00000000" w:rsidRPr="00000000">
        <w:rPr>
          <w:rtl w:val="0"/>
        </w:rPr>
        <w:t xml:space="preserve">Time wasted per dropped case — without pre-arrest screening</w:t>
      </w:r>
    </w:p>
    <w:p w:rsidR="00000000" w:rsidDel="00000000" w:rsidP="00000000" w:rsidRDefault="00000000" w:rsidRPr="00000000" w14:paraId="00000100">
      <w:pPr>
        <w:rPr/>
      </w:pPr>
      <w:r w:rsidDel="00000000" w:rsidR="00000000" w:rsidRPr="00000000">
        <w:rPr>
          <w:rtl w:val="0"/>
        </w:rPr>
        <w:t xml:space="preserve">2–5</w:t>
      </w:r>
    </w:p>
    <w:p w:rsidR="00000000" w:rsidDel="00000000" w:rsidP="00000000" w:rsidRDefault="00000000" w:rsidRPr="00000000" w14:paraId="00000101">
      <w:pPr>
        <w:rPr/>
      </w:pPr>
      <w:r w:rsidDel="00000000" w:rsidR="00000000" w:rsidRPr="00000000">
        <w:rPr>
          <w:rtl w:val="0"/>
        </w:rPr>
        <w:t xml:space="preserve">Hours of police time</w:t>
      </w:r>
    </w:p>
    <w:p w:rsidR="00000000" w:rsidDel="00000000" w:rsidP="00000000" w:rsidRDefault="00000000" w:rsidRPr="00000000" w14:paraId="00000102">
      <w:pPr>
        <w:rPr/>
      </w:pPr>
      <w:r w:rsidDel="00000000" w:rsidR="00000000" w:rsidRPr="00000000">
        <w:rPr>
          <w:rtl w:val="0"/>
        </w:rPr>
        <w:t xml:space="preserve">Per booking that gets dropped — off patrol, at the desk</w:t>
      </w:r>
    </w:p>
    <w:p w:rsidR="00000000" w:rsidDel="00000000" w:rsidP="00000000" w:rsidRDefault="00000000" w:rsidRPr="00000000" w14:paraId="00000103">
      <w:pPr>
        <w:rPr/>
      </w:pPr>
      <w:r w:rsidDel="00000000" w:rsidR="00000000" w:rsidRPr="00000000">
        <w:rPr>
          <w:rtl w:val="0"/>
        </w:rPr>
        <w:t xml:space="preserve">1</w:t>
      </w:r>
    </w:p>
    <w:p w:rsidR="00000000" w:rsidDel="00000000" w:rsidP="00000000" w:rsidRDefault="00000000" w:rsidRPr="00000000" w14:paraId="00000104">
      <w:pPr>
        <w:rPr/>
      </w:pPr>
      <w:r w:rsidDel="00000000" w:rsidR="00000000" w:rsidRPr="00000000">
        <w:rPr>
          <w:rtl w:val="0"/>
        </w:rPr>
        <w:t xml:space="preserve">Hour of prosecutor time</w:t>
      </w:r>
    </w:p>
    <w:p w:rsidR="00000000" w:rsidDel="00000000" w:rsidP="00000000" w:rsidRDefault="00000000" w:rsidRPr="00000000" w14:paraId="00000105">
      <w:pPr>
        <w:rPr/>
      </w:pPr>
      <w:r w:rsidDel="00000000" w:rsidR="00000000" w:rsidRPr="00000000">
        <w:rPr>
          <w:rtl w:val="0"/>
        </w:rPr>
        <w:t xml:space="preserve">Before the case is quietly declined — at ~$65/hr</w:t>
      </w:r>
    </w:p>
    <w:p w:rsidR="00000000" w:rsidDel="00000000" w:rsidP="00000000" w:rsidRDefault="00000000" w:rsidRPr="00000000" w14:paraId="00000106">
      <w:pPr>
        <w:rPr/>
      </w:pPr>
      <w:r w:rsidDel="00000000" w:rsidR="00000000" w:rsidRPr="00000000">
        <w:rPr>
          <w:rtl w:val="0"/>
        </w:rPr>
        <w:t xml:space="preserve">36</w:t>
      </w:r>
    </w:p>
    <w:p w:rsidR="00000000" w:rsidDel="00000000" w:rsidP="00000000" w:rsidRDefault="00000000" w:rsidRPr="00000000" w14:paraId="00000107">
      <w:pPr>
        <w:rPr/>
      </w:pPr>
      <w:r w:rsidDel="00000000" w:rsidR="00000000" w:rsidRPr="00000000">
        <w:rPr>
          <w:rtl w:val="0"/>
        </w:rPr>
        <w:t xml:space="preserve">Nights in jail</w:t>
      </w:r>
    </w:p>
    <w:p w:rsidR="00000000" w:rsidDel="00000000" w:rsidP="00000000" w:rsidRDefault="00000000" w:rsidRPr="00000000" w14:paraId="00000108">
      <w:pPr>
        <w:rPr/>
      </w:pPr>
      <w:r w:rsidDel="00000000" w:rsidR="00000000" w:rsidRPr="00000000">
        <w:rPr>
          <w:rtl w:val="0"/>
        </w:rPr>
        <w:t xml:space="preserve">Average stay for a No Action case — at ~$59/night</w:t>
      </w:r>
    </w:p>
    <w:p w:rsidR="00000000" w:rsidDel="00000000" w:rsidP="00000000" w:rsidRDefault="00000000" w:rsidRPr="00000000" w14:paraId="00000109">
      <w:pPr>
        <w:rPr/>
      </w:pPr>
      <w:r w:rsidDel="00000000" w:rsidR="00000000" w:rsidRPr="00000000">
        <w:rPr>
          <w:rtl w:val="0"/>
        </w:rPr>
        <w:t xml:space="preserve">Not counting: wrongful arrest lawsuits, indigent defense, administrative time, or averted tragedies.</w:t>
      </w:r>
    </w:p>
    <w:p w:rsidR="00000000" w:rsidDel="00000000" w:rsidP="00000000" w:rsidRDefault="00000000" w:rsidRPr="00000000" w14:paraId="0000010A">
      <w:pPr>
        <w:rPr/>
      </w:pPr>
      <w:r w:rsidDel="00000000" w:rsidR="00000000" w:rsidRPr="00000000">
        <w:rPr>
          <w:rtl w:val="0"/>
        </w:rPr>
        <w:t xml:space="preserve">Sources: Bureau of Justice Statistics, NALP, TDCJ.</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Harris County vs. Miami-Dade: the cost of the gap</w:t>
      </w:r>
    </w:p>
    <w:p w:rsidR="00000000" w:rsidDel="00000000" w:rsidP="00000000" w:rsidRDefault="00000000" w:rsidRPr="00000000" w14:paraId="0000010D">
      <w:pPr>
        <w:rPr/>
      </w:pPr>
      <w:r w:rsidDel="00000000" w:rsidR="00000000" w:rsidRPr="00000000">
        <w:rPr>
          <w:rtl w:val="0"/>
        </w:rPr>
        <w:t xml:space="preserve">Harris County has run prosecutor-guided intake since 1977. Miami-Dade has not. By 2008, the cost of that difference </w:t>
      </w:r>
      <w:ins w:author="David Eagleman" w:id="23" w:date="2026-03-23T19:16:30Z">
        <w:r w:rsidDel="00000000" w:rsidR="00000000" w:rsidRPr="00000000">
          <w:rPr>
            <w:rtl w:val="0"/>
          </w:rPr>
          <w:t xml:space="preserve">(</w:t>
        </w:r>
      </w:ins>
      <w:del w:author="David Eagleman" w:id="23" w:date="2026-03-23T19:16:30Z">
        <w:r w:rsidDel="00000000" w:rsidR="00000000" w:rsidRPr="00000000">
          <w:rPr>
            <w:rtl w:val="0"/>
          </w:rPr>
          <w:delText xml:space="preserve">— </w:delText>
        </w:r>
      </w:del>
      <w:r w:rsidDel="00000000" w:rsidR="00000000" w:rsidRPr="00000000">
        <w:rPr>
          <w:rtl w:val="0"/>
        </w:rPr>
        <w:t xml:space="preserve">measured only in salary waste from dropped cases</w:t>
      </w:r>
      <w:del w:author="David Eagleman" w:id="24" w:date="2026-03-23T19:16:38Z">
        <w:r w:rsidDel="00000000" w:rsidR="00000000" w:rsidRPr="00000000">
          <w:rPr>
            <w:rtl w:val="0"/>
          </w:rPr>
          <w:delText xml:space="preserve"> —</w:delText>
        </w:r>
      </w:del>
      <w:ins w:author="David Eagleman" w:id="24" w:date="2026-03-23T19:16:38Z">
        <w:r w:rsidDel="00000000" w:rsidR="00000000" w:rsidRPr="00000000">
          <w:rPr>
            <w:rtl w:val="0"/>
          </w:rPr>
          <w:t xml:space="preserve">)</w:t>
        </w:r>
      </w:ins>
      <w:r w:rsidDel="00000000" w:rsidR="00000000" w:rsidRPr="00000000">
        <w:rPr>
          <w:rtl w:val="0"/>
        </w:rPr>
        <w:t xml:space="preserve"> had grown to over $20 million per year in Miami-Dade. Harris County's comparable figure remains near zero.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Intake could have saved Miami-Dade $20+ million per year.</w:t>
      </w:r>
    </w:p>
    <w:p w:rsidR="00000000" w:rsidDel="00000000" w:rsidP="00000000" w:rsidRDefault="00000000" w:rsidRPr="00000000" w14:paraId="00000110">
      <w:pPr>
        <w:rPr/>
      </w:pPr>
      <w:r w:rsidDel="00000000" w:rsidR="00000000" w:rsidRPr="00000000">
        <w:rPr>
          <w:rtl w:val="0"/>
        </w:rPr>
        <w:t xml:space="preserve">Variable cost analysis · police, prosecutor, and jail costs from dropped No Action cases · 2000–2011</w:t>
      </w:r>
    </w:p>
    <w:p w:rsidR="00000000" w:rsidDel="00000000" w:rsidP="00000000" w:rsidRDefault="00000000" w:rsidRPr="00000000" w14:paraId="00000111">
      <w:pPr>
        <w:rPr/>
      </w:pPr>
      <w:r w:rsidDel="00000000" w:rsidR="00000000" w:rsidRPr="00000000">
        <w:rPr>
          <w:rtl w:val="0"/>
        </w:rPr>
        <w:t xml:space="preserve">Publications</w:t>
      </w:r>
    </w:p>
    <w:p w:rsidR="00000000" w:rsidDel="00000000" w:rsidP="00000000" w:rsidRDefault="00000000" w:rsidRPr="00000000" w14:paraId="00000112">
      <w:pPr>
        <w:rPr/>
      </w:pPr>
      <w:r w:rsidDel="00000000" w:rsidR="00000000" w:rsidRPr="00000000">
        <w:rPr>
          <w:rtl w:val="0"/>
        </w:rPr>
        <w:t xml:space="preserve">The science</w:t>
      </w:r>
      <w:del w:author="David Eagleman" w:id="25" w:date="2026-03-23T19:16:49Z">
        <w:r w:rsidDel="00000000" w:rsidR="00000000" w:rsidRPr="00000000">
          <w:rPr>
            <w:rtl w:val="0"/>
          </w:rPr>
          <w:delText xml:space="preserve"> is not a footnote</w:delText>
        </w:r>
      </w:del>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Every feature in Intake is grounded in peer-reviewed research. The studies below are conducted by the Center for Science and Law (SciLaw), our 501(c)3 research partner.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View All SciLaw Publications →</w:t>
      </w:r>
    </w:p>
    <w:p w:rsidR="00000000" w:rsidDel="00000000" w:rsidP="00000000" w:rsidRDefault="00000000" w:rsidRPr="00000000" w14:paraId="00000116">
      <w:pPr>
        <w:rPr/>
      </w:pPr>
      <w:r w:rsidDel="00000000" w:rsidR="00000000" w:rsidRPr="00000000">
        <w:rPr>
          <w:rtl w:val="0"/>
        </w:rPr>
        <w:t xml:space="preserve">Core Research — Directly on</w:t>
      </w:r>
    </w:p>
    <w:p w:rsidR="00000000" w:rsidDel="00000000" w:rsidP="00000000" w:rsidRDefault="00000000" w:rsidRPr="00000000" w14:paraId="00000117">
      <w:pPr>
        <w:rPr/>
      </w:pPr>
      <w:r w:rsidDel="00000000" w:rsidR="00000000" w:rsidRPr="00000000">
        <w:rPr>
          <w:rtl w:val="0"/>
        </w:rPr>
        <w:t xml:space="preserve">Intake</w:t>
      </w:r>
    </w:p>
    <w:p w:rsidR="00000000" w:rsidDel="00000000" w:rsidP="00000000" w:rsidRDefault="00000000" w:rsidRPr="00000000" w14:paraId="00000118">
      <w:pPr>
        <w:rPr/>
      </w:pPr>
      <w:r w:rsidDel="00000000" w:rsidR="00000000" w:rsidRPr="00000000">
        <w:rPr>
          <w:rtl w:val="0"/>
        </w:rPr>
        <w:t xml:space="preserve">&amp; No Action Costs</w:t>
      </w:r>
    </w:p>
    <w:p w:rsidR="00000000" w:rsidDel="00000000" w:rsidP="00000000" w:rsidRDefault="00000000" w:rsidRPr="00000000" w14:paraId="00000119">
      <w:pPr>
        <w:rPr/>
      </w:pPr>
      <w:r w:rsidDel="00000000" w:rsidR="00000000" w:rsidRPr="00000000">
        <w:rPr>
          <w:rtl w:val="0"/>
        </w:rPr>
        <w:t xml:space="preserve">Peer-Reviewed Study</w:t>
      </w:r>
    </w:p>
    <w:p w:rsidR="00000000" w:rsidDel="00000000" w:rsidP="00000000" w:rsidRDefault="00000000" w:rsidRPr="00000000" w14:paraId="0000011A">
      <w:pPr>
        <w:rPr/>
      </w:pPr>
      <w:r w:rsidDel="00000000" w:rsidR="00000000" w:rsidRPr="00000000">
        <w:rPr>
          <w:rtl w:val="0"/>
        </w:rPr>
        <w:t xml:space="preserve">Quantifying the Prosecutorial Preauthorization Intake System and the Costs of ‘No Action’ Cases</w:t>
      </w:r>
    </w:p>
    <w:p w:rsidR="00000000" w:rsidDel="00000000" w:rsidP="00000000" w:rsidRDefault="00000000" w:rsidRPr="00000000" w14:paraId="0000011B">
      <w:pPr>
        <w:rPr/>
      </w:pPr>
      <w:r w:rsidDel="00000000" w:rsidR="00000000" w:rsidRPr="00000000">
        <w:rPr>
          <w:rtl w:val="0"/>
        </w:rPr>
        <w:t xml:space="preserve">Ormachea, Davenport, Haarsma &amp; Eagleman · Center for Science and Law</w:t>
      </w:r>
    </w:p>
    <w:p w:rsidR="00000000" w:rsidDel="00000000" w:rsidP="00000000" w:rsidRDefault="00000000" w:rsidRPr="00000000" w14:paraId="0000011C">
      <w:pPr>
        <w:rPr/>
      </w:pPr>
      <w:r w:rsidDel="00000000" w:rsidR="00000000" w:rsidRPr="00000000">
        <w:rPr>
          <w:rtl w:val="0"/>
        </w:rPr>
        <w:t xml:space="preserve">Journal of Science and Law · 2019</w:t>
      </w:r>
    </w:p>
    <w:p w:rsidR="00000000" w:rsidDel="00000000" w:rsidP="00000000" w:rsidRDefault="00000000" w:rsidRPr="00000000" w14:paraId="0000011D">
      <w:pPr>
        <w:rPr/>
      </w:pPr>
      <w:r w:rsidDel="00000000" w:rsidR="00000000" w:rsidRPr="00000000">
        <w:rPr>
          <w:rtl w:val="0"/>
        </w:rPr>
        <w:t xml:space="preserve">Peer-Reviewed Study</w:t>
      </w:r>
    </w:p>
    <w:p w:rsidR="00000000" w:rsidDel="00000000" w:rsidP="00000000" w:rsidRDefault="00000000" w:rsidRPr="00000000" w14:paraId="0000011E">
      <w:pPr>
        <w:rPr/>
      </w:pPr>
      <w:r w:rsidDel="00000000" w:rsidR="00000000" w:rsidRPr="00000000">
        <w:rPr>
          <w:rtl w:val="0"/>
        </w:rPr>
        <w:t xml:space="preserve">A New Criminal Records Database for Large-Scale Analysis of Policy and Behavior</w:t>
      </w:r>
    </w:p>
    <w:p w:rsidR="00000000" w:rsidDel="00000000" w:rsidP="00000000" w:rsidRDefault="00000000" w:rsidRPr="00000000" w14:paraId="0000011F">
      <w:pPr>
        <w:rPr/>
      </w:pPr>
      <w:r w:rsidDel="00000000" w:rsidR="00000000" w:rsidRPr="00000000">
        <w:rPr>
          <w:rtl w:val="0"/>
        </w:rPr>
        <w:t xml:space="preserve">Ormachea, Haarsma, Davenport &amp; Eagleman · Center for Science and Law</w:t>
      </w:r>
    </w:p>
    <w:p w:rsidR="00000000" w:rsidDel="00000000" w:rsidP="00000000" w:rsidRDefault="00000000" w:rsidRPr="00000000" w14:paraId="00000120">
      <w:pPr>
        <w:rPr/>
      </w:pPr>
      <w:r w:rsidDel="00000000" w:rsidR="00000000" w:rsidRPr="00000000">
        <w:rPr>
          <w:rtl w:val="0"/>
        </w:rPr>
        <w:t xml:space="preserve">Journal of Science and Law · 2015</w:t>
      </w:r>
    </w:p>
    <w:p w:rsidR="00000000" w:rsidDel="00000000" w:rsidP="00000000" w:rsidRDefault="00000000" w:rsidRPr="00000000" w14:paraId="00000121">
      <w:pPr>
        <w:rPr/>
      </w:pPr>
      <w:r w:rsidDel="00000000" w:rsidR="00000000" w:rsidRPr="00000000">
        <w:rPr>
          <w:rtl w:val="0"/>
        </w:rPr>
        <w:t xml:space="preserve">Scientific Foundation — Decision-Making, Risk &amp; Equity</w:t>
      </w:r>
    </w:p>
    <w:p w:rsidR="00000000" w:rsidDel="00000000" w:rsidP="00000000" w:rsidRDefault="00000000" w:rsidRPr="00000000" w14:paraId="00000122">
      <w:pPr>
        <w:rPr/>
      </w:pPr>
      <w:r w:rsidDel="00000000" w:rsidR="00000000" w:rsidRPr="00000000">
        <w:rPr>
          <w:rtl w:val="0"/>
        </w:rPr>
        <w:t xml:space="preserve">Peer-Reviewed Study</w:t>
      </w:r>
    </w:p>
    <w:p w:rsidR="00000000" w:rsidDel="00000000" w:rsidP="00000000" w:rsidRDefault="00000000" w:rsidRPr="00000000" w14:paraId="00000123">
      <w:pPr>
        <w:rPr/>
      </w:pPr>
      <w:r w:rsidDel="00000000" w:rsidR="00000000" w:rsidRPr="00000000">
        <w:rPr>
          <w:rtl w:val="0"/>
        </w:rPr>
        <w:t xml:space="preserve">Assessing Risk Among Correctional Community Probation Populations: Predicting Reoffense with Mobile Neurocognitive Assessment Software</w:t>
      </w:r>
    </w:p>
    <w:p w:rsidR="00000000" w:rsidDel="00000000" w:rsidP="00000000" w:rsidRDefault="00000000" w:rsidRPr="00000000" w14:paraId="00000124">
      <w:pPr>
        <w:rPr/>
      </w:pPr>
      <w:r w:rsidDel="00000000" w:rsidR="00000000" w:rsidRPr="00000000">
        <w:rPr>
          <w:rtl w:val="0"/>
        </w:rPr>
        <w:t xml:space="preserve">Haarsma, Davenport et al. · Center for Science and Law</w:t>
      </w:r>
    </w:p>
    <w:p w:rsidR="00000000" w:rsidDel="00000000" w:rsidP="00000000" w:rsidRDefault="00000000" w:rsidRPr="00000000" w14:paraId="00000125">
      <w:pPr>
        <w:rPr/>
      </w:pPr>
      <w:r w:rsidDel="00000000" w:rsidR="00000000" w:rsidRPr="00000000">
        <w:rPr>
          <w:rtl w:val="0"/>
        </w:rPr>
        <w:t xml:space="preserve">Frontiers in Psychology · 2019</w:t>
      </w:r>
    </w:p>
    <w:p w:rsidR="00000000" w:rsidDel="00000000" w:rsidP="00000000" w:rsidRDefault="00000000" w:rsidRPr="00000000" w14:paraId="00000126">
      <w:pPr>
        <w:rPr/>
      </w:pPr>
      <w:r w:rsidDel="00000000" w:rsidR="00000000" w:rsidRPr="00000000">
        <w:rPr>
          <w:rtl w:val="0"/>
        </w:rPr>
        <w:t xml:space="preserve">Peer-Reviewed Study</w:t>
      </w:r>
    </w:p>
    <w:p w:rsidR="00000000" w:rsidDel="00000000" w:rsidP="00000000" w:rsidRDefault="00000000" w:rsidRPr="00000000" w14:paraId="00000127">
      <w:pPr>
        <w:rPr/>
      </w:pPr>
      <w:r w:rsidDel="00000000" w:rsidR="00000000" w:rsidRPr="00000000">
        <w:rPr>
          <w:rtl w:val="0"/>
        </w:rPr>
        <w:t xml:space="preserve">Enabling Individualized Criminal Sentencing While Reducing Subjectivity: A Tablet-Based Assessment of Recidivism Risk</w:t>
      </w:r>
    </w:p>
    <w:p w:rsidR="00000000" w:rsidDel="00000000" w:rsidP="00000000" w:rsidRDefault="00000000" w:rsidRPr="00000000" w14:paraId="00000128">
      <w:pPr>
        <w:rPr/>
      </w:pPr>
      <w:r w:rsidDel="00000000" w:rsidR="00000000" w:rsidRPr="00000000">
        <w:rPr>
          <w:rtl w:val="0"/>
        </w:rPr>
        <w:t xml:space="preserve">Ormachea, Davenport, Haarsma, Jarman, Henderson &amp; Eagleman · Center for Science and Law</w:t>
      </w:r>
    </w:p>
    <w:p w:rsidR="00000000" w:rsidDel="00000000" w:rsidP="00000000" w:rsidRDefault="00000000" w:rsidRPr="00000000" w14:paraId="00000129">
      <w:pPr>
        <w:rPr/>
      </w:pPr>
      <w:r w:rsidDel="00000000" w:rsidR="00000000" w:rsidRPr="00000000">
        <w:rPr>
          <w:rtl w:val="0"/>
        </w:rPr>
        <w:t xml:space="preserve">AMA Journal of Ethics · 2016</w:t>
      </w:r>
    </w:p>
    <w:p w:rsidR="00000000" w:rsidDel="00000000" w:rsidP="00000000" w:rsidRDefault="00000000" w:rsidRPr="00000000" w14:paraId="0000012A">
      <w:pPr>
        <w:rPr/>
      </w:pPr>
      <w:r w:rsidDel="00000000" w:rsidR="00000000" w:rsidRPr="00000000">
        <w:rPr>
          <w:rtl w:val="0"/>
        </w:rPr>
        <w:t xml:space="preserve">Peer-Reviewed Study</w:t>
      </w:r>
    </w:p>
    <w:p w:rsidR="00000000" w:rsidDel="00000000" w:rsidP="00000000" w:rsidRDefault="00000000" w:rsidRPr="00000000" w14:paraId="0000012B">
      <w:pPr>
        <w:rPr/>
      </w:pPr>
      <w:r w:rsidDel="00000000" w:rsidR="00000000" w:rsidRPr="00000000">
        <w:rPr>
          <w:rtl w:val="0"/>
        </w:rPr>
        <w:t xml:space="preserve">The Role of Tablet-Based Psychological Tasks in Risk Assessment</w:t>
      </w:r>
    </w:p>
    <w:p w:rsidR="00000000" w:rsidDel="00000000" w:rsidP="00000000" w:rsidRDefault="00000000" w:rsidRPr="00000000" w14:paraId="0000012C">
      <w:pPr>
        <w:rPr/>
      </w:pPr>
      <w:r w:rsidDel="00000000" w:rsidR="00000000" w:rsidRPr="00000000">
        <w:rPr>
          <w:rtl w:val="0"/>
        </w:rPr>
        <w:t xml:space="preserve">Ormachea, Lovins, Eagleman, Davenport, Jarman &amp; Haarsma · Center for Science and Law</w:t>
      </w:r>
    </w:p>
    <w:p w:rsidR="00000000" w:rsidDel="00000000" w:rsidP="00000000" w:rsidRDefault="00000000" w:rsidRPr="00000000" w14:paraId="0000012D">
      <w:pPr>
        <w:rPr/>
      </w:pPr>
      <w:r w:rsidDel="00000000" w:rsidR="00000000" w:rsidRPr="00000000">
        <w:rPr>
          <w:rtl w:val="0"/>
        </w:rPr>
        <w:t xml:space="preserve">Criminal Justice and Behavior · SAGE Journals · 2017</w:t>
      </w:r>
    </w:p>
    <w:p w:rsidR="00000000" w:rsidDel="00000000" w:rsidP="00000000" w:rsidRDefault="00000000" w:rsidRPr="00000000" w14:paraId="0000012E">
      <w:pPr>
        <w:rPr/>
      </w:pPr>
      <w:r w:rsidDel="00000000" w:rsidR="00000000" w:rsidRPr="00000000">
        <w:rPr>
          <w:rtl w:val="0"/>
        </w:rPr>
        <w:t xml:space="preserve">Peer-Reviewed Study</w:t>
      </w:r>
    </w:p>
    <w:p w:rsidR="00000000" w:rsidDel="00000000" w:rsidP="00000000" w:rsidRDefault="00000000" w:rsidRPr="00000000" w14:paraId="0000012F">
      <w:pPr>
        <w:rPr/>
      </w:pPr>
      <w:r w:rsidDel="00000000" w:rsidR="00000000" w:rsidRPr="00000000">
        <w:rPr>
          <w:rtl w:val="0"/>
        </w:rPr>
        <w:t xml:space="preserve">Gendered Outcomes in Prostitution Arrests in Houston, Texas</w:t>
      </w:r>
    </w:p>
    <w:p w:rsidR="00000000" w:rsidDel="00000000" w:rsidP="00000000" w:rsidRDefault="00000000" w:rsidRPr="00000000" w14:paraId="00000130">
      <w:pPr>
        <w:rPr/>
      </w:pPr>
      <w:r w:rsidDel="00000000" w:rsidR="00000000" w:rsidRPr="00000000">
        <w:rPr>
          <w:rtl w:val="0"/>
        </w:rPr>
        <w:t xml:space="preserve">Pfeffer, Ormachea &amp; Eagleman · Center for Science and Law</w:t>
      </w:r>
    </w:p>
    <w:p w:rsidR="00000000" w:rsidDel="00000000" w:rsidP="00000000" w:rsidRDefault="00000000" w:rsidRPr="00000000" w14:paraId="00000131">
      <w:pPr>
        <w:rPr/>
      </w:pPr>
      <w:r w:rsidDel="00000000" w:rsidR="00000000" w:rsidRPr="00000000">
        <w:rPr>
          <w:rtl w:val="0"/>
        </w:rPr>
        <w:t xml:space="preserve">Crime &amp; Delinquency · SAGE Journals · 2017</w:t>
      </w:r>
    </w:p>
    <w:p w:rsidR="00000000" w:rsidDel="00000000" w:rsidP="00000000" w:rsidRDefault="00000000" w:rsidRPr="00000000" w14:paraId="00000132">
      <w:pPr>
        <w:rPr/>
      </w:pPr>
      <w:r w:rsidDel="00000000" w:rsidR="00000000" w:rsidRPr="00000000">
        <w:rPr>
          <w:rtl w:val="0"/>
        </w:rPr>
        <w:t xml:space="preserve">Technical Documentation — Justice Innovations</w:t>
      </w:r>
    </w:p>
    <w:p w:rsidR="00000000" w:rsidDel="00000000" w:rsidP="00000000" w:rsidRDefault="00000000" w:rsidRPr="00000000" w14:paraId="00000133">
      <w:pPr>
        <w:rPr/>
      </w:pPr>
      <w:r w:rsidDel="00000000" w:rsidR="00000000" w:rsidRPr="00000000">
        <w:rPr>
          <w:rtl w:val="0"/>
        </w:rPr>
        <w:t xml:space="preserve">White Paper</w:t>
      </w:r>
    </w:p>
    <w:p w:rsidR="00000000" w:rsidDel="00000000" w:rsidP="00000000" w:rsidRDefault="00000000" w:rsidRPr="00000000" w14:paraId="00000134">
      <w:pPr>
        <w:rPr/>
      </w:pPr>
      <w:r w:rsidDel="00000000" w:rsidR="00000000" w:rsidRPr="00000000">
        <w:rPr>
          <w:rtl w:val="0"/>
        </w:rPr>
        <w:t xml:space="preserve">Justice Innovations Intake Platform: Security &amp; Compliance White Paper</w:t>
      </w:r>
    </w:p>
    <w:p w:rsidR="00000000" w:rsidDel="00000000" w:rsidP="00000000" w:rsidRDefault="00000000" w:rsidRPr="00000000" w14:paraId="00000135">
      <w:pPr>
        <w:rPr/>
      </w:pPr>
      <w:r w:rsidDel="00000000" w:rsidR="00000000" w:rsidRPr="00000000">
        <w:rPr>
          <w:rtl w:val="0"/>
        </w:rPr>
        <w:t xml:space="preserve">Justice Innovations Technical Team · 2025</w:t>
      </w:r>
    </w:p>
    <w:p w:rsidR="00000000" w:rsidDel="00000000" w:rsidP="00000000" w:rsidRDefault="00000000" w:rsidRPr="00000000" w14:paraId="00000136">
      <w:pPr>
        <w:rPr/>
      </w:pPr>
      <w:r w:rsidDel="00000000" w:rsidR="00000000" w:rsidRPr="00000000">
        <w:rPr>
          <w:rtl w:val="0"/>
        </w:rPr>
        <w:t xml:space="preserve">The Intake Platform is engineered for prosecutors, law enforcement, clerks, and jail staff operating in CJIS- and FedRAMP-governed environments. This white paper details the platform’s technical, operational, and governance controls — covering zero-trust architecture, AES-256 encryption, immutable audit logs, AWS GovCloud hosting, role-based access control, and full alignment to CJIS Security Policy Sections 5.4–5.13 and FedRAMP-Ready Infrastructure baselines.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Download White Paper</w:t>
      </w:r>
    </w:p>
    <w:p w:rsidR="00000000" w:rsidDel="00000000" w:rsidP="00000000" w:rsidRDefault="00000000" w:rsidRPr="00000000" w14:paraId="00000139">
      <w:pPr>
        <w:rPr/>
      </w:pPr>
      <w:r w:rsidDel="00000000" w:rsidR="00000000" w:rsidRPr="00000000">
        <w:rPr>
          <w:rtl w:val="0"/>
        </w:rPr>
        <w:t xml:space="preserve">Security</w:t>
      </w:r>
    </w:p>
    <w:p w:rsidR="00000000" w:rsidDel="00000000" w:rsidP="00000000" w:rsidRDefault="00000000" w:rsidRPr="00000000" w14:paraId="0000013A">
      <w:pPr>
        <w:rPr/>
      </w:pPr>
      <w:r w:rsidDel="00000000" w:rsidR="00000000" w:rsidRPr="00000000">
        <w:rPr>
          <w:rtl w:val="0"/>
        </w:rPr>
        <w:t xml:space="preserve">&amp; Compliance</w:t>
      </w:r>
    </w:p>
    <w:p w:rsidR="00000000" w:rsidDel="00000000" w:rsidP="00000000" w:rsidRDefault="00000000" w:rsidRPr="00000000" w14:paraId="0000013B">
      <w:pPr>
        <w:rPr/>
      </w:pPr>
      <w:r w:rsidDel="00000000" w:rsidR="00000000" w:rsidRPr="00000000">
        <w:rPr>
          <w:rtl w:val="0"/>
        </w:rPr>
        <w:t xml:space="preserve">Methodology</w:t>
      </w:r>
    </w:p>
    <w:p w:rsidR="00000000" w:rsidDel="00000000" w:rsidP="00000000" w:rsidRDefault="00000000" w:rsidRPr="00000000" w14:paraId="0000013C">
      <w:pPr>
        <w:rPr/>
      </w:pPr>
      <w:r w:rsidDel="00000000" w:rsidR="00000000" w:rsidRPr="00000000">
        <w:rPr>
          <w:rtl w:val="0"/>
        </w:rPr>
        <w:t xml:space="preserve">Scientific Foundations of the Intake Decision Framework: Evidence, Bias, and Accountability</w:t>
      </w:r>
    </w:p>
    <w:p w:rsidR="00000000" w:rsidDel="00000000" w:rsidP="00000000" w:rsidRDefault="00000000" w:rsidRPr="00000000" w14:paraId="0000013D">
      <w:pPr>
        <w:rPr/>
      </w:pPr>
      <w:r w:rsidDel="00000000" w:rsidR="00000000" w:rsidRPr="00000000">
        <w:rPr>
          <w:rtl w:val="0"/>
        </w:rPr>
        <w:t xml:space="preserve">Justice Innovations Research Team · Center for Science and Law</w:t>
      </w:r>
    </w:p>
    <w:p w:rsidR="00000000" w:rsidDel="00000000" w:rsidP="00000000" w:rsidRDefault="00000000" w:rsidRPr="00000000" w14:paraId="0000013E">
      <w:pPr>
        <w:rPr/>
      </w:pPr>
      <w:r w:rsidDel="00000000" w:rsidR="00000000" w:rsidRPr="00000000">
        <w:rPr>
          <w:rtl w:val="0"/>
        </w:rPr>
        <w:t xml:space="preserve">Available on Request</w:t>
      </w:r>
    </w:p>
    <w:p w:rsidR="00000000" w:rsidDel="00000000" w:rsidP="00000000" w:rsidRDefault="00000000" w:rsidRPr="00000000" w14:paraId="0000013F">
      <w:pPr>
        <w:rPr/>
      </w:pPr>
      <w:r w:rsidDel="00000000" w:rsidR="00000000" w:rsidRPr="00000000">
        <w:rPr>
          <w:rtl w:val="0"/>
        </w:rPr>
        <w:t xml:space="preserve">Solutions</w:t>
      </w:r>
    </w:p>
    <w:p w:rsidR="00000000" w:rsidDel="00000000" w:rsidP="00000000" w:rsidRDefault="00000000" w:rsidRPr="00000000" w14:paraId="00000140">
      <w:pPr>
        <w:rPr/>
      </w:pPr>
      <w:r w:rsidDel="00000000" w:rsidR="00000000" w:rsidRPr="00000000">
        <w:rPr>
          <w:rtl w:val="0"/>
        </w:rPr>
        <w:t xml:space="preserve">The same problem. Four different perspectives.</w:t>
      </w:r>
    </w:p>
    <w:p w:rsidR="00000000" w:rsidDel="00000000" w:rsidP="00000000" w:rsidRDefault="00000000" w:rsidRPr="00000000" w14:paraId="00000141">
      <w:pPr>
        <w:rPr/>
      </w:pPr>
      <w:r w:rsidDel="00000000" w:rsidR="00000000" w:rsidRPr="00000000">
        <w:rPr>
          <w:rtl w:val="0"/>
        </w:rPr>
        <w:t xml:space="preserve">Intake serves every role in the criminal justice chain — and each has a different reason to want it. Here is what Intake means for the people who use it, fund it, and oversee 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Law Enforcement</w:t>
      </w:r>
    </w:p>
    <w:p w:rsidR="00000000" w:rsidDel="00000000" w:rsidP="00000000" w:rsidRDefault="00000000" w:rsidRPr="00000000" w14:paraId="00000145">
      <w:pPr>
        <w:rPr/>
      </w:pPr>
      <w:r w:rsidDel="00000000" w:rsidR="00000000" w:rsidRPr="00000000">
        <w:rPr>
          <w:rtl w:val="0"/>
        </w:rPr>
        <w:t xml:space="preserve">Arrest with confidence. Book faster.</w:t>
      </w:r>
    </w:p>
    <w:p w:rsidR="00000000" w:rsidDel="00000000" w:rsidP="00000000" w:rsidRDefault="00000000" w:rsidRPr="00000000" w14:paraId="00000146">
      <w:pPr>
        <w:rPr/>
      </w:pPr>
      <w:r w:rsidDel="00000000" w:rsidR="00000000" w:rsidRPr="00000000">
        <w:rPr>
          <w:rtl w:val="0"/>
        </w:rPr>
        <w:t xml:space="preserve">Prosecutor-authorized arrests. Real-time officer training.</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District Attorneys</w:t>
      </w:r>
    </w:p>
    <w:p w:rsidR="00000000" w:rsidDel="00000000" w:rsidP="00000000" w:rsidRDefault="00000000" w:rsidRPr="00000000" w14:paraId="00000149">
      <w:pPr>
        <w:rPr/>
      </w:pPr>
      <w:r w:rsidDel="00000000" w:rsidR="00000000" w:rsidRPr="00000000">
        <w:rPr>
          <w:rtl w:val="0"/>
        </w:rPr>
        <w:t xml:space="preserve">Stop managing cases that should never have been filed.</w:t>
      </w:r>
    </w:p>
    <w:p w:rsidR="00000000" w:rsidDel="00000000" w:rsidP="00000000" w:rsidRDefault="00000000" w:rsidRPr="00000000" w14:paraId="0000014A">
      <w:pPr>
        <w:rPr/>
      </w:pPr>
      <w:r w:rsidDel="00000000" w:rsidR="00000000" w:rsidRPr="00000000">
        <w:rPr>
          <w:rtl w:val="0"/>
        </w:rPr>
        <w:t xml:space="preserve">Fewer drops. Stronger cases. Less wasted time.</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Courts &amp; Judges</w:t>
      </w:r>
    </w:p>
    <w:p w:rsidR="00000000" w:rsidDel="00000000" w:rsidP="00000000" w:rsidRDefault="00000000" w:rsidRPr="00000000" w14:paraId="0000014D">
      <w:pPr>
        <w:rPr/>
      </w:pPr>
      <w:r w:rsidDel="00000000" w:rsidR="00000000" w:rsidRPr="00000000">
        <w:rPr>
          <w:rtl w:val="0"/>
        </w:rPr>
        <w:t xml:space="preserve">A less crowded docket. Fewer cases that go nowhere.</w:t>
      </w:r>
    </w:p>
    <w:p w:rsidR="00000000" w:rsidDel="00000000" w:rsidP="00000000" w:rsidRDefault="00000000" w:rsidRPr="00000000" w14:paraId="0000014E">
      <w:pPr>
        <w:rPr/>
      </w:pPr>
      <w:r w:rsidDel="00000000" w:rsidR="00000000" w:rsidRPr="00000000">
        <w:rPr>
          <w:rtl w:val="0"/>
        </w:rPr>
        <w:t xml:space="preserve">Same-day direct filing. Pretrial population drops.</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Legislators &amp; Policy</w:t>
      </w:r>
    </w:p>
    <w:p w:rsidR="00000000" w:rsidDel="00000000" w:rsidP="00000000" w:rsidRDefault="00000000" w:rsidRPr="00000000" w14:paraId="00000151">
      <w:pPr>
        <w:rPr/>
      </w:pPr>
      <w:r w:rsidDel="00000000" w:rsidR="00000000" w:rsidRPr="00000000">
        <w:rPr>
          <w:rtl w:val="0"/>
        </w:rPr>
        <w:t xml:space="preserve">$238M in estimated annual statewide savings.</w:t>
      </w:r>
    </w:p>
    <w:p w:rsidR="00000000" w:rsidDel="00000000" w:rsidP="00000000" w:rsidRDefault="00000000" w:rsidRPr="00000000" w14:paraId="00000152">
      <w:pPr>
        <w:rPr/>
      </w:pPr>
      <w:r w:rsidDel="00000000" w:rsidR="00000000" w:rsidRPr="00000000">
        <w:rPr>
          <w:rtl w:val="0"/>
        </w:rPr>
        <w:t xml:space="preserve">Grant-defensible data. Equity metrics. RFP support.</w:t>
      </w:r>
    </w:p>
    <w:p w:rsidR="00000000" w:rsidDel="00000000" w:rsidP="00000000" w:rsidRDefault="00000000" w:rsidRPr="00000000" w14:paraId="00000153">
      <w:pPr>
        <w:rPr/>
      </w:pPr>
      <w:r w:rsidDel="00000000" w:rsidR="00000000" w:rsidRPr="00000000">
        <w:rPr>
          <w:rtl w:val="0"/>
        </w:rPr>
        <w:t xml:space="preserve">District Attorneys &amp; Prosecutors</w:t>
      </w:r>
    </w:p>
    <w:p w:rsidR="00000000" w:rsidDel="00000000" w:rsidP="00000000" w:rsidRDefault="00000000" w:rsidRPr="00000000" w14:paraId="00000154">
      <w:pPr>
        <w:rPr/>
      </w:pPr>
      <w:r w:rsidDel="00000000" w:rsidR="00000000" w:rsidRPr="00000000">
        <w:rPr>
          <w:rtl w:val="0"/>
        </w:rPr>
        <w:t xml:space="preserve">Stop managing cases that should never have been filed.</w:t>
      </w:r>
    </w:p>
    <w:p w:rsidR="00000000" w:rsidDel="00000000" w:rsidP="00000000" w:rsidRDefault="00000000" w:rsidRPr="00000000" w14:paraId="00000155">
      <w:pPr>
        <w:rPr/>
      </w:pPr>
      <w:r w:rsidDel="00000000" w:rsidR="00000000" w:rsidRPr="00000000">
        <w:rPr>
          <w:rtl w:val="0"/>
        </w:rPr>
        <w:t xml:space="preserve">The office handles everything downstream of a bad arrest — paperwork, docket time, public defender coordination, and the eventual nolle prosequi filing. All of it takes time. All of it costs money. None of it should be necessary.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With Intake, the ADA hotline becomes the filter. Prosecutors engage at the moment of maximum leverage — before the arrest — rather than spending their time unwinding decisions made without them. Cases that reach the office are stronger, better documented, and ready to move.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Harris County runs the most efficient prosecution office and the highest arrest-to-prosecution rate of any of the 25 largest U.S. counties — in part because the system is efficient enough that it doesn't need more of them. That's what pre-arrest screening does at scale.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What changes for your office</w:t>
      </w:r>
    </w:p>
    <w:p w:rsidR="00000000" w:rsidDel="00000000" w:rsidP="00000000" w:rsidRDefault="00000000" w:rsidRPr="00000000" w14:paraId="0000015C">
      <w:pPr>
        <w:rPr/>
      </w:pPr>
      <w:r w:rsidDel="00000000" w:rsidR="00000000" w:rsidRPr="00000000">
        <w:rPr>
          <w:rtl w:val="0"/>
        </w:rPr>
        <w:t xml:space="preserve">Fewer cases to process, drop, or explain — bad arrests stopped before they start</w:t>
      </w:r>
    </w:p>
    <w:p w:rsidR="00000000" w:rsidDel="00000000" w:rsidP="00000000" w:rsidRDefault="00000000" w:rsidRPr="00000000" w14:paraId="0000015D">
      <w:pPr>
        <w:rPr/>
      </w:pPr>
      <w:r w:rsidDel="00000000" w:rsidR="00000000" w:rsidRPr="00000000">
        <w:rPr>
          <w:rtl w:val="0"/>
        </w:rPr>
        <w:t xml:space="preserve">Cases that arrive are complete, documented, and legally defensible</w:t>
      </w:r>
    </w:p>
    <w:p w:rsidR="00000000" w:rsidDel="00000000" w:rsidP="00000000" w:rsidRDefault="00000000" w:rsidRPr="00000000" w14:paraId="0000015E">
      <w:pPr>
        <w:rPr/>
      </w:pPr>
      <w:r w:rsidDel="00000000" w:rsidR="00000000" w:rsidRPr="00000000">
        <w:rPr>
          <w:rtl w:val="0"/>
        </w:rPr>
        <w:t xml:space="preserve">Auto-generated charging documents and pleadings — no re-keying or duplicate entry</w:t>
      </w:r>
    </w:p>
    <w:p w:rsidR="00000000" w:rsidDel="00000000" w:rsidP="00000000" w:rsidRDefault="00000000" w:rsidRPr="00000000" w14:paraId="0000015F">
      <w:pPr>
        <w:rPr/>
      </w:pPr>
      <w:r w:rsidDel="00000000" w:rsidR="00000000" w:rsidRPr="00000000">
        <w:rPr>
          <w:rtl w:val="0"/>
        </w:rPr>
        <w:t xml:space="preserve">Direct filing to the court clerk — same-day, encrypted, and fully auditable</w:t>
      </w:r>
    </w:p>
    <w:p w:rsidR="00000000" w:rsidDel="00000000" w:rsidP="00000000" w:rsidRDefault="00000000" w:rsidRPr="00000000" w14:paraId="00000160">
      <w:pPr>
        <w:rPr/>
      </w:pPr>
      <w:r w:rsidDel="00000000" w:rsidR="00000000" w:rsidRPr="00000000">
        <w:rPr>
          <w:rtl w:val="0"/>
        </w:rPr>
        <w:t xml:space="preserve">Declination analytics by offense type — see what's working and what isn't</w:t>
      </w:r>
    </w:p>
    <w:p w:rsidR="00000000" w:rsidDel="00000000" w:rsidP="00000000" w:rsidRDefault="00000000" w:rsidRPr="00000000" w14:paraId="00000161">
      <w:pPr>
        <w:rPr/>
      </w:pPr>
      <w:r w:rsidDel="00000000" w:rsidR="00000000" w:rsidRPr="00000000">
        <w:rPr>
          <w:rtl w:val="0"/>
        </w:rPr>
        <w:t xml:space="preserve">Equity metrics built in — approval and denial rates by subgroup, tracked from day one</w:t>
      </w:r>
    </w:p>
    <w:p w:rsidR="00000000" w:rsidDel="00000000" w:rsidP="00000000" w:rsidRDefault="00000000" w:rsidRPr="00000000" w14:paraId="00000162">
      <w:pPr>
        <w:rPr/>
      </w:pPr>
      <w:r w:rsidDel="00000000" w:rsidR="00000000" w:rsidRPr="00000000">
        <w:rPr>
          <w:rtl w:val="0"/>
        </w:rPr>
        <w:t xml:space="preserve">Nolle prosequi rates drop — and with them, court backlog and public defender appointments</w:t>
      </w:r>
    </w:p>
    <w:p w:rsidR="00000000" w:rsidDel="00000000" w:rsidP="00000000" w:rsidRDefault="00000000" w:rsidRPr="00000000" w14:paraId="00000163">
      <w:pPr>
        <w:rPr/>
      </w:pPr>
      <w:r w:rsidDel="00000000" w:rsidR="00000000" w:rsidRPr="00000000">
        <w:rPr>
          <w:rtl w:val="0"/>
        </w:rPr>
        <w:t xml:space="preserve">Prosecutor training embedded in every hotline call — officers improve in real time</w:t>
      </w:r>
    </w:p>
    <w:p w:rsidR="00000000" w:rsidDel="00000000" w:rsidP="00000000" w:rsidRDefault="00000000" w:rsidRPr="00000000" w14:paraId="00000164">
      <w:pPr>
        <w:rPr/>
      </w:pPr>
      <w:r w:rsidDel="00000000" w:rsidR="00000000" w:rsidRPr="00000000">
        <w:rPr>
          <w:rtl w:val="0"/>
        </w:rPr>
        <w:t xml:space="preserve">Harris County, TX</w:t>
      </w:r>
    </w:p>
    <w:p w:rsidR="00000000" w:rsidDel="00000000" w:rsidP="00000000" w:rsidRDefault="00000000" w:rsidRPr="00000000" w14:paraId="00000165">
      <w:pPr>
        <w:rPr/>
      </w:pPr>
      <w:r w:rsidDel="00000000" w:rsidR="00000000" w:rsidRPr="00000000">
        <w:rPr>
          <w:rtl w:val="0"/>
        </w:rPr>
        <w:t xml:space="preserve">Fewest prosecutors per 100,000 residents of the 25 largest U.S. counties — running this process since 1977.</w:t>
      </w:r>
    </w:p>
    <w:p w:rsidR="00000000" w:rsidDel="00000000" w:rsidP="00000000" w:rsidRDefault="00000000" w:rsidRPr="00000000" w14:paraId="00000166">
      <w:pPr>
        <w:rPr/>
      </w:pPr>
      <w:r w:rsidDel="00000000" w:rsidR="00000000" w:rsidRPr="00000000">
        <w:rPr>
          <w:rtl w:val="0"/>
        </w:rPr>
        <w:t xml:space="preserve">What changes for your department</w:t>
      </w:r>
    </w:p>
    <w:p w:rsidR="00000000" w:rsidDel="00000000" w:rsidP="00000000" w:rsidRDefault="00000000" w:rsidRPr="00000000" w14:paraId="00000167">
      <w:pPr>
        <w:rPr/>
      </w:pPr>
      <w:r w:rsidDel="00000000" w:rsidR="00000000" w:rsidRPr="00000000">
        <w:rPr>
          <w:rtl w:val="0"/>
        </w:rPr>
        <w:t xml:space="preserve">Officers spend more time on patrol, less time at a desk processing bookings that get dropped</w:t>
      </w:r>
    </w:p>
    <w:p w:rsidR="00000000" w:rsidDel="00000000" w:rsidP="00000000" w:rsidRDefault="00000000" w:rsidRPr="00000000" w14:paraId="00000168">
      <w:pPr>
        <w:rPr/>
      </w:pPr>
      <w:r w:rsidDel="00000000" w:rsidR="00000000" w:rsidRPr="00000000">
        <w:rPr>
          <w:rtl w:val="0"/>
        </w:rPr>
        <w:t xml:space="preserve">Booking time drops from hours to minutes — Photo ID auto-population eliminates duplicate data entry</w:t>
      </w:r>
    </w:p>
    <w:p w:rsidR="00000000" w:rsidDel="00000000" w:rsidP="00000000" w:rsidRDefault="00000000" w:rsidRPr="00000000" w14:paraId="00000169">
      <w:pPr>
        <w:rPr/>
      </w:pPr>
      <w:r w:rsidDel="00000000" w:rsidR="00000000" w:rsidRPr="00000000">
        <w:rPr>
          <w:rtl w:val="0"/>
        </w:rPr>
        <w:t xml:space="preserve">Officers receive real-time legal training on every hotline call — charge elements, probable cause, warrant requirements</w:t>
      </w:r>
    </w:p>
    <w:p w:rsidR="00000000" w:rsidDel="00000000" w:rsidP="00000000" w:rsidRDefault="00000000" w:rsidRPr="00000000" w14:paraId="0000016A">
      <w:pPr>
        <w:rPr/>
      </w:pPr>
      <w:r w:rsidDel="00000000" w:rsidR="00000000" w:rsidRPr="00000000">
        <w:rPr>
          <w:rtl w:val="0"/>
        </w:rPr>
        <w:t xml:space="preserve">Every arrest is prosecutor-authorized before it happens — reducing wrongful arrest exposure</w:t>
      </w:r>
    </w:p>
    <w:p w:rsidR="00000000" w:rsidDel="00000000" w:rsidP="00000000" w:rsidRDefault="00000000" w:rsidRPr="00000000" w14:paraId="0000016B">
      <w:pPr>
        <w:rPr/>
      </w:pPr>
      <w:r w:rsidDel="00000000" w:rsidR="00000000" w:rsidRPr="00000000">
        <w:rPr>
          <w:rtl w:val="0"/>
        </w:rPr>
        <w:t xml:space="preserve">Case forms and narratives auto-populate from the structured submission — less paperwork, fewer errors</w:t>
      </w:r>
    </w:p>
    <w:p w:rsidR="00000000" w:rsidDel="00000000" w:rsidP="00000000" w:rsidRDefault="00000000" w:rsidRPr="00000000" w14:paraId="0000016C">
      <w:pPr>
        <w:rPr/>
      </w:pPr>
      <w:r w:rsidDel="00000000" w:rsidR="00000000" w:rsidRPr="00000000">
        <w:rPr>
          <w:rtl w:val="0"/>
        </w:rPr>
        <w:t xml:space="preserve">Supervisors can review officer submission patterns and flag inconsistencies early</w:t>
      </w:r>
    </w:p>
    <w:p w:rsidR="00000000" w:rsidDel="00000000" w:rsidP="00000000" w:rsidRDefault="00000000" w:rsidRPr="00000000" w14:paraId="0000016D">
      <w:pPr>
        <w:rPr/>
      </w:pPr>
      <w:r w:rsidDel="00000000" w:rsidR="00000000" w:rsidRPr="00000000">
        <w:rPr>
          <w:rtl w:val="0"/>
        </w:rPr>
        <w:t xml:space="preserve">TCOLE-certified training included in the implementation package — 15 days of instruction</w:t>
      </w:r>
    </w:p>
    <w:p w:rsidR="00000000" w:rsidDel="00000000" w:rsidP="00000000" w:rsidRDefault="00000000" w:rsidRPr="00000000" w14:paraId="0000016E">
      <w:pPr>
        <w:rPr/>
      </w:pPr>
      <w:r w:rsidDel="00000000" w:rsidR="00000000" w:rsidRPr="00000000">
        <w:rPr>
          <w:rtl w:val="0"/>
        </w:rPr>
        <w:t xml:space="preserve">IT support that doesn't require a translator — straightforward onboarding, rapid deployment</w:t>
      </w:r>
    </w:p>
    <w:p w:rsidR="00000000" w:rsidDel="00000000" w:rsidP="00000000" w:rsidRDefault="00000000" w:rsidRPr="00000000" w14:paraId="0000016F">
      <w:pPr>
        <w:rPr/>
      </w:pPr>
      <w:r w:rsidDel="00000000" w:rsidR="00000000" w:rsidRPr="00000000">
        <w:rPr>
          <w:rtl w:val="0"/>
        </w:rPr>
        <w:t xml:space="preserve">Law Enforcement</w:t>
      </w:r>
    </w:p>
    <w:p w:rsidR="00000000" w:rsidDel="00000000" w:rsidP="00000000" w:rsidRDefault="00000000" w:rsidRPr="00000000" w14:paraId="00000170">
      <w:pPr>
        <w:rPr/>
      </w:pPr>
      <w:r w:rsidDel="00000000" w:rsidR="00000000" w:rsidRPr="00000000">
        <w:rPr>
          <w:rtl w:val="0"/>
        </w:rPr>
        <w:t xml:space="preserve">Arrest with confidence. Book faster.</w:t>
      </w:r>
    </w:p>
    <w:p w:rsidR="00000000" w:rsidDel="00000000" w:rsidP="00000000" w:rsidRDefault="00000000" w:rsidRPr="00000000" w14:paraId="00000171">
      <w:pPr>
        <w:rPr/>
      </w:pPr>
      <w:r w:rsidDel="00000000" w:rsidR="00000000" w:rsidRPr="00000000">
        <w:rPr>
          <w:rtl w:val="0"/>
        </w:rPr>
        <w:t xml:space="preserve">An officer who arrests someone on a charge the prosecutor won't touch has not helped anyone. They've wasted 2–5 hours at the station, taken a patrol car off the street, and subjected a person to an arrest that may have no legal basis.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Intake changes that dynamic. Before any arrest, the officer has a 90-second conversation with a prosecutor who knows the law. If the case holds up, the officer proceeds with confidence. If it doesn't, everyone is better off knowing that before the arrest — not weeks later.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Over time, those hotline calls become a training channel. Officers learn charge elements, warrant requirements, and probable cause standards from prosecutors in real time — improving the quality of every submission thereafter.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Courts &amp; Judges</w:t>
      </w:r>
    </w:p>
    <w:p w:rsidR="00000000" w:rsidDel="00000000" w:rsidP="00000000" w:rsidRDefault="00000000" w:rsidRPr="00000000" w14:paraId="00000178">
      <w:pPr>
        <w:rPr/>
      </w:pPr>
      <w:r w:rsidDel="00000000" w:rsidR="00000000" w:rsidRPr="00000000">
        <w:rPr>
          <w:rtl w:val="0"/>
        </w:rPr>
        <w:t xml:space="preserve">A less crowded docket. Fewer cases that go nowhere.</w:t>
      </w:r>
    </w:p>
    <w:p w:rsidR="00000000" w:rsidDel="00000000" w:rsidP="00000000" w:rsidRDefault="00000000" w:rsidRPr="00000000" w14:paraId="00000179">
      <w:pPr>
        <w:rPr/>
      </w:pPr>
      <w:r w:rsidDel="00000000" w:rsidR="00000000" w:rsidRPr="00000000">
        <w:rPr>
          <w:rtl w:val="0"/>
        </w:rPr>
        <w:t xml:space="preserve">Every nolle prosequi filing, every dismissed case, every first appearance on a charge that was never prosecutable — that is docket time courts will never recover. Multiply that by the volume of a busy jurisdiction and the math becomes stark.</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When the prosecutor screens cases before the arrest, the cases that reach the court are ready. The documentation is complete. The charges are defensible. Direct filing means charges go from the prosecutor to the clerk without delay — same-day, encrypted, with a Cause Number assigned and returned through a secure channel.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For judges, the impact is downstream but real: fewer first appearances on charges that evaporate, fewer public defender appointments that lead nowhere, and a pretrial population that more accurately reflects the cases that belong in the system.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changes for the courts</w:t>
      </w:r>
    </w:p>
    <w:p w:rsidR="00000000" w:rsidDel="00000000" w:rsidP="00000000" w:rsidRDefault="00000000" w:rsidRPr="00000000" w14:paraId="00000180">
      <w:pPr>
        <w:rPr/>
      </w:pPr>
      <w:r w:rsidDel="00000000" w:rsidR="00000000" w:rsidRPr="00000000">
        <w:rPr>
          <w:rtl w:val="0"/>
        </w:rPr>
        <w:t xml:space="preserve">Fewer cases initiated that will ultimately be dismissed or nolle prosequied</w:t>
      </w:r>
    </w:p>
    <w:p w:rsidR="00000000" w:rsidDel="00000000" w:rsidP="00000000" w:rsidRDefault="00000000" w:rsidRPr="00000000" w14:paraId="00000181">
      <w:pPr>
        <w:rPr/>
      </w:pPr>
      <w:r w:rsidDel="00000000" w:rsidR="00000000" w:rsidRPr="00000000">
        <w:rPr>
          <w:rtl w:val="0"/>
        </w:rPr>
        <w:t xml:space="preserve">Direct filing — same-day court receipt, encrypted PDF, Cause Number returned via secure channel</w:t>
      </w:r>
    </w:p>
    <w:p w:rsidR="00000000" w:rsidDel="00000000" w:rsidP="00000000" w:rsidRDefault="00000000" w:rsidRPr="00000000" w14:paraId="00000182">
      <w:pPr>
        <w:rPr/>
      </w:pPr>
      <w:r w:rsidDel="00000000" w:rsidR="00000000" w:rsidRPr="00000000">
        <w:rPr>
          <w:rtl w:val="0"/>
        </w:rPr>
        <w:t xml:space="preserve">Cases that arrive are complete and documented — ready for first appearance</w:t>
      </w:r>
    </w:p>
    <w:p w:rsidR="00000000" w:rsidDel="00000000" w:rsidP="00000000" w:rsidRDefault="00000000" w:rsidRPr="00000000" w14:paraId="00000183">
      <w:pPr>
        <w:rPr/>
      </w:pPr>
      <w:r w:rsidDel="00000000" w:rsidR="00000000" w:rsidRPr="00000000">
        <w:rPr>
          <w:rtl w:val="0"/>
        </w:rPr>
        <w:t xml:space="preserve">Pretrial jail population decreases — fewer people waiting on charges that aren't moving</w:t>
      </w:r>
    </w:p>
    <w:p w:rsidR="00000000" w:rsidDel="00000000" w:rsidP="00000000" w:rsidRDefault="00000000" w:rsidRPr="00000000" w14:paraId="00000184">
      <w:pPr>
        <w:rPr/>
      </w:pPr>
      <w:r w:rsidDel="00000000" w:rsidR="00000000" w:rsidRPr="00000000">
        <w:rPr>
          <w:rtl w:val="0"/>
        </w:rPr>
        <w:t xml:space="preserve">Time to first appearance improves — arrest to filing happens the same day</w:t>
      </w:r>
    </w:p>
    <w:p w:rsidR="00000000" w:rsidDel="00000000" w:rsidP="00000000" w:rsidRDefault="00000000" w:rsidRPr="00000000" w14:paraId="00000185">
      <w:pPr>
        <w:rPr/>
      </w:pPr>
      <w:r w:rsidDel="00000000" w:rsidR="00000000" w:rsidRPr="00000000">
        <w:rPr>
          <w:rtl w:val="0"/>
        </w:rPr>
        <w:t xml:space="preserve">Reduction in public defender appointments on cases that were never going to proceed</w:t>
      </w:r>
    </w:p>
    <w:p w:rsidR="00000000" w:rsidDel="00000000" w:rsidP="00000000" w:rsidRDefault="00000000" w:rsidRPr="00000000" w14:paraId="00000186">
      <w:pPr>
        <w:rPr/>
      </w:pPr>
      <w:r w:rsidDel="00000000" w:rsidR="00000000" w:rsidRPr="00000000">
        <w:rPr>
          <w:rtl w:val="0"/>
        </w:rPr>
        <w:t xml:space="preserve">Full audit trail on every case — supports judicial oversight and oversight body reporting</w:t>
      </w:r>
    </w:p>
    <w:p w:rsidR="00000000" w:rsidDel="00000000" w:rsidP="00000000" w:rsidRDefault="00000000" w:rsidRPr="00000000" w14:paraId="00000187">
      <w:pPr>
        <w:rPr/>
      </w:pPr>
      <w:r w:rsidDel="00000000" w:rsidR="00000000" w:rsidRPr="00000000">
        <w:rPr>
          <w:rtl w:val="0"/>
        </w:rPr>
        <w:t xml:space="preserve">The policy case in numbers</w:t>
      </w:r>
    </w:p>
    <w:p w:rsidR="00000000" w:rsidDel="00000000" w:rsidP="00000000" w:rsidRDefault="00000000" w:rsidRPr="00000000" w14:paraId="00000188">
      <w:pPr>
        <w:rPr/>
      </w:pPr>
      <w:r w:rsidDel="00000000" w:rsidR="00000000" w:rsidRPr="00000000">
        <w:rPr>
          <w:rtl w:val="0"/>
        </w:rPr>
        <w:t xml:space="preserve">$238M</w:t>
      </w:r>
    </w:p>
    <w:p w:rsidR="00000000" w:rsidDel="00000000" w:rsidP="00000000" w:rsidRDefault="00000000" w:rsidRPr="00000000" w14:paraId="00000189">
      <w:pPr>
        <w:rPr/>
      </w:pPr>
      <w:r w:rsidDel="00000000" w:rsidR="00000000" w:rsidRPr="00000000">
        <w:rPr>
          <w:rtl w:val="0"/>
        </w:rPr>
        <w:t xml:space="preserve">Estimated annual statewide savings in Texas with a 25% reduction in pretrial jail population — 10,883 people released</w:t>
      </w:r>
    </w:p>
    <w:p w:rsidR="00000000" w:rsidDel="00000000" w:rsidP="00000000" w:rsidRDefault="00000000" w:rsidRPr="00000000" w14:paraId="0000018A">
      <w:pPr>
        <w:rPr/>
      </w:pPr>
      <w:r w:rsidDel="00000000" w:rsidR="00000000" w:rsidRPr="00000000">
        <w:rPr>
          <w:rtl w:val="0"/>
        </w:rPr>
        <w:t xml:space="preserve">County-level savings calculable by jurisdiction — data and methodology available on request</w:t>
      </w:r>
    </w:p>
    <w:p w:rsidR="00000000" w:rsidDel="00000000" w:rsidP="00000000" w:rsidRDefault="00000000" w:rsidRPr="00000000" w14:paraId="0000018B">
      <w:pPr>
        <w:rPr/>
      </w:pPr>
      <w:r w:rsidDel="00000000" w:rsidR="00000000" w:rsidRPr="00000000">
        <w:rPr>
          <w:rtl w:val="0"/>
        </w:rPr>
        <w:t xml:space="preserve">Pilot designed to produce grant-defensible, peer-reviewable results with 10-year baselines</w:t>
      </w:r>
    </w:p>
    <w:p w:rsidR="00000000" w:rsidDel="00000000" w:rsidP="00000000" w:rsidRDefault="00000000" w:rsidRPr="00000000" w14:paraId="0000018C">
      <w:pPr>
        <w:rPr/>
      </w:pPr>
      <w:r w:rsidDel="00000000" w:rsidR="00000000" w:rsidRPr="00000000">
        <w:rPr>
          <w:rtl w:val="0"/>
        </w:rPr>
        <w:t xml:space="preserve">Full equity and accountability metrics embedded in the evaluation framework</w:t>
      </w:r>
    </w:p>
    <w:p w:rsidR="00000000" w:rsidDel="00000000" w:rsidP="00000000" w:rsidRDefault="00000000" w:rsidRPr="00000000" w14:paraId="0000018D">
      <w:pPr>
        <w:rPr/>
      </w:pPr>
      <w:r w:rsidDel="00000000" w:rsidR="00000000" w:rsidRPr="00000000">
        <w:rPr>
          <w:rtl w:val="0"/>
        </w:rPr>
        <w:t xml:space="preserve">Grant writing assistance included in the implementation package</w:t>
      </w:r>
    </w:p>
    <w:p w:rsidR="00000000" w:rsidDel="00000000" w:rsidP="00000000" w:rsidRDefault="00000000" w:rsidRPr="00000000" w14:paraId="0000018E">
      <w:pPr>
        <w:rPr/>
      </w:pPr>
      <w:r w:rsidDel="00000000" w:rsidR="00000000" w:rsidRPr="00000000">
        <w:rPr>
          <w:rtl w:val="0"/>
        </w:rPr>
        <w:t xml:space="preserve">RFP support available — Justice Innovations works alongside your procurement team</w:t>
      </w:r>
    </w:p>
    <w:p w:rsidR="00000000" w:rsidDel="00000000" w:rsidP="00000000" w:rsidRDefault="00000000" w:rsidRPr="00000000" w14:paraId="0000018F">
      <w:pPr>
        <w:rPr/>
      </w:pPr>
      <w:r w:rsidDel="00000000" w:rsidR="00000000" w:rsidRPr="00000000">
        <w:rPr>
          <w:rtl w:val="0"/>
        </w:rPr>
        <w:t xml:space="preserve">Legislators &amp; Policy</w:t>
      </w:r>
    </w:p>
    <w:p w:rsidR="00000000" w:rsidDel="00000000" w:rsidP="00000000" w:rsidRDefault="00000000" w:rsidRPr="00000000" w14:paraId="00000190">
      <w:pPr>
        <w:rPr/>
      </w:pPr>
      <w:r w:rsidDel="00000000" w:rsidR="00000000" w:rsidRPr="00000000">
        <w:rPr>
          <w:rtl w:val="0"/>
        </w:rPr>
        <w:t xml:space="preserve">The numbers make the argument.</w:t>
      </w:r>
    </w:p>
    <w:p w:rsidR="00000000" w:rsidDel="00000000" w:rsidP="00000000" w:rsidRDefault="00000000" w:rsidRPr="00000000" w14:paraId="00000191">
      <w:pPr>
        <w:rPr/>
      </w:pPr>
      <w:r w:rsidDel="00000000" w:rsidR="00000000" w:rsidRPr="00000000">
        <w:rPr>
          <w:rtl w:val="0"/>
        </w:rPr>
        <w:t xml:space="preserve">Pretrial jail populations are expensive, often inequitable, and — in many cases — entirely avoidable. The people sitting in county jails awaiting trial for charges that will eventually be dropped are costing taxpayers money every single night.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U.S. average rate of No Action cases — arrests and bookings that result in no prosecution — runs between 25% and 45% in jurisdictions without pre-arrest screening. That represents an enormous amount of preventable spending. Intake attacks it at the source.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Cameron County pilot is structured to produce the kind of rigorous, comparative data that moves policy: 10-year historical baselines, statistical validation, and metrics designed specifically for grant credibility and legislative review.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Who We Are</w:t>
      </w:r>
    </w:p>
    <w:p w:rsidR="00000000" w:rsidDel="00000000" w:rsidP="00000000" w:rsidRDefault="00000000" w:rsidRPr="00000000" w14:paraId="00000198">
      <w:pPr>
        <w:rPr/>
      </w:pPr>
      <w:r w:rsidDel="00000000" w:rsidR="00000000" w:rsidRPr="00000000">
        <w:rPr>
          <w:rtl w:val="0"/>
        </w:rPr>
        <w:t xml:space="preserve">Built for the system — and everyone it touches.</w:t>
      </w:r>
    </w:p>
    <w:p w:rsidR="00000000" w:rsidDel="00000000" w:rsidP="00000000" w:rsidRDefault="00000000" w:rsidRPr="00000000" w14:paraId="00000199">
      <w:pPr>
        <w:rPr/>
      </w:pPr>
      <w:r w:rsidDel="00000000" w:rsidR="00000000" w:rsidRPr="00000000">
        <w:rPr>
          <w:rtl w:val="0"/>
        </w:rPr>
        <w:t xml:space="preserve">One well-documented model: a prosecutor at the point of arrest. Justice Innovations is a Houston-based Public Benefit Corporation — mission-driven by charter, not just by intention. We build the software. Our research partner, SciLaw, provides the science. Together we are working to make every intake decision more accurate, more equitable, and more defensible.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Woman-Owned Small Business  ·  Public Benefit Corporation  ·  Made in Texas, Built for All States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“Getting the intake decision right </w:t>
      </w:r>
      <w:del w:author="David Eagleman" w:id="26" w:date="2026-03-23T19:17:23Z">
        <w:r w:rsidDel="00000000" w:rsidR="00000000" w:rsidRPr="00000000">
          <w:rPr>
            <w:rtl w:val="0"/>
          </w:rPr>
          <w:delText xml:space="preserve">doesn't just protect the accused — it </w:delText>
        </w:r>
      </w:del>
      <w:r w:rsidDel="00000000" w:rsidR="00000000" w:rsidRPr="00000000">
        <w:rPr>
          <w:rtl w:val="0"/>
        </w:rPr>
        <w:t xml:space="preserve">protects victims, officers, courts, and the integrity of the entire system. That's the work.”</w:t>
      </w:r>
    </w:p>
    <w:p w:rsidR="00000000" w:rsidDel="00000000" w:rsidP="00000000" w:rsidRDefault="00000000" w:rsidRPr="00000000" w14:paraId="0000019E">
      <w:pPr>
        <w:rPr/>
      </w:pPr>
      <w:r w:rsidDel="00000000" w:rsidR="00000000" w:rsidRPr="00000000">
        <w:rPr>
          <w:rtl w:val="0"/>
        </w:rPr>
        <w:t xml:space="preserve">Justice Innovations · Houston, TX · Public Benefit Corporation</w:t>
      </w:r>
    </w:p>
    <w:p w:rsidR="00000000" w:rsidDel="00000000" w:rsidP="00000000" w:rsidRDefault="00000000" w:rsidRPr="00000000" w14:paraId="0000019F">
      <w:pPr>
        <w:rPr/>
      </w:pPr>
      <w:r w:rsidDel="00000000" w:rsidR="00000000" w:rsidRPr="00000000">
        <w:rPr>
          <w:rtl w:val="0"/>
        </w:rPr>
        <w:t xml:space="preserve">Our Research Partner</w:t>
      </w:r>
    </w:p>
    <w:p w:rsidR="00000000" w:rsidDel="00000000" w:rsidP="00000000" w:rsidRDefault="00000000" w:rsidRPr="00000000" w14:paraId="000001A0">
      <w:pPr>
        <w:rPr/>
      </w:pPr>
      <w:r w:rsidDel="00000000" w:rsidR="00000000" w:rsidRPr="00000000">
        <w:rPr>
          <w:rtl w:val="0"/>
        </w:rPr>
        <w:t xml:space="preserve">The Center for Science and Law (SciLaw)</w:t>
      </w:r>
    </w:p>
    <w:p w:rsidR="00000000" w:rsidDel="00000000" w:rsidP="00000000" w:rsidRDefault="00000000" w:rsidRPr="00000000" w14:paraId="000001A1">
      <w:pPr>
        <w:rPr/>
      </w:pPr>
      <w:r w:rsidDel="00000000" w:rsidR="00000000" w:rsidRPr="00000000">
        <w:rPr>
          <w:rtl w:val="0"/>
        </w:rPr>
        <w:t xml:space="preserve">SciLaw is an independent 501(c)3 justice-tech nonprofit based in Houston, Texas. Where Justice Innovations builds and deploys the software, SciLaw provides the academic foundation — research in neurolaw, human decision-making, ethical data science, and criminal justice outcomes that informs every design decision we make.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two organizations share leadership and a mission: to understand the science of how humans make decisions under pressure, and to build systems that make those decisions more accurate, more equitable, and more defensible in court.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SciLaw's research is published openly. The Cameron County pilot evaluation is designed to produce peer-reviewable data</w:t>
      </w:r>
      <w:del w:author="David Eagleman" w:id="27" w:date="2026-03-23T19:17:43Z">
        <w:r w:rsidDel="00000000" w:rsidR="00000000" w:rsidRPr="00000000">
          <w:rPr>
            <w:rtl w:val="0"/>
          </w:rPr>
          <w:delText xml:space="preserve"> — not internal marketing metrics. When the results come in, they will be available to the field</w:delText>
        </w:r>
      </w:del>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SciLaw Research Focus Areas</w:t>
      </w:r>
    </w:p>
    <w:p w:rsidR="00000000" w:rsidDel="00000000" w:rsidP="00000000" w:rsidRDefault="00000000" w:rsidRPr="00000000" w14:paraId="000001A8">
      <w:pPr>
        <w:rPr/>
      </w:pPr>
      <w:r w:rsidDel="00000000" w:rsidR="00000000" w:rsidRPr="00000000">
        <w:rPr>
          <w:rtl w:val="0"/>
        </w:rPr>
        <w:t xml:space="preserve">Neurolaw — the neuroscience of human decision-making in legal contexts</w:t>
      </w:r>
    </w:p>
    <w:p w:rsidR="00000000" w:rsidDel="00000000" w:rsidP="00000000" w:rsidRDefault="00000000" w:rsidRPr="00000000" w14:paraId="000001A9">
      <w:pPr>
        <w:rPr/>
      </w:pPr>
      <w:r w:rsidDel="00000000" w:rsidR="00000000" w:rsidRPr="00000000">
        <w:rPr>
          <w:rtl w:val="0"/>
        </w:rPr>
        <w:t xml:space="preserve">Ethical data science in criminal justice applications</w:t>
      </w:r>
    </w:p>
    <w:p w:rsidR="00000000" w:rsidDel="00000000" w:rsidP="00000000" w:rsidRDefault="00000000" w:rsidRPr="00000000" w14:paraId="000001AA">
      <w:pPr>
        <w:rPr/>
      </w:pPr>
      <w:r w:rsidDel="00000000" w:rsidR="00000000" w:rsidRPr="00000000">
        <w:rPr>
          <w:rtl w:val="0"/>
        </w:rPr>
        <w:t xml:space="preserve">Pretrial population analysis and pretrial reform evaluation</w:t>
      </w:r>
    </w:p>
    <w:p w:rsidR="00000000" w:rsidDel="00000000" w:rsidP="00000000" w:rsidRDefault="00000000" w:rsidRPr="00000000" w14:paraId="000001AB">
      <w:pPr>
        <w:rPr/>
      </w:pPr>
      <w:r w:rsidDel="00000000" w:rsidR="00000000" w:rsidRPr="00000000">
        <w:rPr>
          <w:rtl w:val="0"/>
        </w:rPr>
        <w:t xml:space="preserve">Equity and accountability frameworks for prosecutorial decision-making</w:t>
      </w:r>
    </w:p>
    <w:p w:rsidR="00000000" w:rsidDel="00000000" w:rsidP="00000000" w:rsidRDefault="00000000" w:rsidRPr="00000000" w14:paraId="000001AC">
      <w:pPr>
        <w:rPr/>
      </w:pPr>
      <w:r w:rsidDel="00000000" w:rsidR="00000000" w:rsidRPr="00000000">
        <w:rPr>
          <w:rtl w:val="0"/>
        </w:rPr>
        <w:t xml:space="preserve">Policy analysis for reoffender reduction and public safety outcomes</w:t>
      </w:r>
    </w:p>
    <w:p w:rsidR="00000000" w:rsidDel="00000000" w:rsidP="00000000" w:rsidRDefault="00000000" w:rsidRPr="00000000" w14:paraId="000001AD">
      <w:pPr>
        <w:rPr/>
      </w:pPr>
      <w:r w:rsidDel="00000000" w:rsidR="00000000" w:rsidRPr="00000000">
        <w:rPr>
          <w:rtl w:val="0"/>
        </w:rPr>
        <w:t xml:space="preserve">Behavioral research on officer and prosecutor decision patterns</w:t>
      </w:r>
    </w:p>
    <w:p w:rsidR="00000000" w:rsidDel="00000000" w:rsidP="00000000" w:rsidRDefault="00000000" w:rsidRPr="00000000" w14:paraId="000001AE">
      <w:pPr>
        <w:rPr/>
      </w:pPr>
      <w:r w:rsidDel="00000000" w:rsidR="00000000" w:rsidRPr="00000000">
        <w:rPr>
          <w:rtl w:val="0"/>
        </w:rPr>
        <w:t xml:space="preserve">Active Pilot</w:t>
      </w:r>
    </w:p>
    <w:p w:rsidR="00000000" w:rsidDel="00000000" w:rsidP="00000000" w:rsidRDefault="00000000" w:rsidRPr="00000000" w14:paraId="000001AF">
      <w:pPr>
        <w:rPr/>
      </w:pPr>
      <w:r w:rsidDel="00000000" w:rsidR="00000000" w:rsidRPr="00000000">
        <w:rPr>
          <w:rtl w:val="0"/>
        </w:rPr>
        <w:t xml:space="preserve">Cameron County, Texas</w:t>
      </w:r>
    </w:p>
    <w:p w:rsidR="00000000" w:rsidDel="00000000" w:rsidP="00000000" w:rsidRDefault="00000000" w:rsidRPr="00000000" w14:paraId="000001B0">
      <w:pPr>
        <w:rPr/>
      </w:pPr>
      <w:r w:rsidDel="00000000" w:rsidR="00000000" w:rsidRPr="00000000">
        <w:rPr>
          <w:rtl w:val="0"/>
        </w:rPr>
        <w:t xml:space="preserve">April through July 2026.</w:t>
      </w:r>
    </w:p>
    <w:p w:rsidR="00000000" w:rsidDel="00000000" w:rsidP="00000000" w:rsidRDefault="00000000" w:rsidRPr="00000000" w14:paraId="000001B1">
      <w:pPr>
        <w:rPr/>
      </w:pPr>
      <w:r w:rsidDel="00000000" w:rsidR="00000000" w:rsidRPr="00000000">
        <w:rPr>
          <w:rtl w:val="0"/>
        </w:rPr>
        <w:t xml:space="preserve">The Cameron County pilot is Intake's first deployment — and it is structured to be definitive. We are not running a proof-of-concept that produces anecdotes. We are running a rigorously designed evaluation with historical baselines, statistical testing plans, and metrics designed for grant oversight and peer review.</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Cameron County currently has 1,093 people in jail, 851 of whom are awaiting trial. Based on U.S. averages, a 25% reduction in the pretrial population — the documented result of pre-arrest screening adoption — would mean 212 people released and an estimated $4,659,225 in annual savings for the county.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pilot covers DUI and Domestic Violence cases — two of the highest-volume, highest-stakes offense types in any jurisdiction. It involves three agencies and is designed to generate the kind of data that can support expansion to other counties and other states.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Pilot at a Glance</w:t>
      </w:r>
    </w:p>
    <w:p w:rsidR="00000000" w:rsidDel="00000000" w:rsidP="00000000" w:rsidRDefault="00000000" w:rsidRPr="00000000" w14:paraId="000001B8">
      <w:pPr>
        <w:rPr/>
      </w:pPr>
      <w:r w:rsidDel="00000000" w:rsidR="00000000" w:rsidRPr="00000000">
        <w:rPr>
          <w:rtl w:val="0"/>
        </w:rPr>
        <w:t xml:space="preserve">Jurisdiction</w:t>
      </w:r>
    </w:p>
    <w:p w:rsidR="00000000" w:rsidDel="00000000" w:rsidP="00000000" w:rsidRDefault="00000000" w:rsidRPr="00000000" w14:paraId="000001B9">
      <w:pPr>
        <w:rPr/>
      </w:pPr>
      <w:r w:rsidDel="00000000" w:rsidR="00000000" w:rsidRPr="00000000">
        <w:rPr>
          <w:rtl w:val="0"/>
        </w:rPr>
        <w:t xml:space="preserve">Cameron County, Texas</w:t>
      </w:r>
    </w:p>
    <w:p w:rsidR="00000000" w:rsidDel="00000000" w:rsidP="00000000" w:rsidRDefault="00000000" w:rsidRPr="00000000" w14:paraId="000001BA">
      <w:pPr>
        <w:rPr/>
      </w:pPr>
      <w:r w:rsidDel="00000000" w:rsidR="00000000" w:rsidRPr="00000000">
        <w:rPr>
          <w:rtl w:val="0"/>
        </w:rPr>
        <w:t xml:space="preserve">Pilot Period</w:t>
      </w:r>
    </w:p>
    <w:p w:rsidR="00000000" w:rsidDel="00000000" w:rsidP="00000000" w:rsidRDefault="00000000" w:rsidRPr="00000000" w14:paraId="000001BB">
      <w:pPr>
        <w:rPr/>
      </w:pPr>
      <w:r w:rsidDel="00000000" w:rsidR="00000000" w:rsidRPr="00000000">
        <w:rPr>
          <w:rtl w:val="0"/>
        </w:rPr>
        <w:t xml:space="preserve">April 1 – July 31, 2026</w:t>
      </w:r>
    </w:p>
    <w:p w:rsidR="00000000" w:rsidDel="00000000" w:rsidP="00000000" w:rsidRDefault="00000000" w:rsidRPr="00000000" w14:paraId="000001BC">
      <w:pPr>
        <w:rPr/>
      </w:pPr>
      <w:r w:rsidDel="00000000" w:rsidR="00000000" w:rsidRPr="00000000">
        <w:rPr>
          <w:rtl w:val="0"/>
        </w:rPr>
        <w:t xml:space="preserve">Offense Types</w:t>
      </w:r>
    </w:p>
    <w:p w:rsidR="00000000" w:rsidDel="00000000" w:rsidP="00000000" w:rsidRDefault="00000000" w:rsidRPr="00000000" w14:paraId="000001BD">
      <w:pPr>
        <w:rPr/>
      </w:pPr>
      <w:r w:rsidDel="00000000" w:rsidR="00000000" w:rsidRPr="00000000">
        <w:rPr>
          <w:rtl w:val="0"/>
        </w:rPr>
        <w:t xml:space="preserve">DUI · Domestic Violence</w:t>
      </w:r>
    </w:p>
    <w:p w:rsidR="00000000" w:rsidDel="00000000" w:rsidP="00000000" w:rsidRDefault="00000000" w:rsidRPr="00000000" w14:paraId="000001BE">
      <w:pPr>
        <w:rPr/>
      </w:pPr>
      <w:r w:rsidDel="00000000" w:rsidR="00000000" w:rsidRPr="00000000">
        <w:rPr>
          <w:rtl w:val="0"/>
        </w:rPr>
        <w:t xml:space="preserve">Participating Agencies</w:t>
      </w:r>
    </w:p>
    <w:p w:rsidR="00000000" w:rsidDel="00000000" w:rsidP="00000000" w:rsidRDefault="00000000" w:rsidRPr="00000000" w14:paraId="000001BF">
      <w:pPr>
        <w:rPr/>
      </w:pPr>
      <w:r w:rsidDel="00000000" w:rsidR="00000000" w:rsidRPr="00000000">
        <w:rPr>
          <w:rtl w:val="0"/>
        </w:rPr>
        <w:t xml:space="preserve">Brownsville PD · Cameron County Sheriff &amp; Jail · County Criminal Court Clerk</w:t>
      </w:r>
    </w:p>
    <w:p w:rsidR="00000000" w:rsidDel="00000000" w:rsidP="00000000" w:rsidRDefault="00000000" w:rsidRPr="00000000" w14:paraId="000001C0">
      <w:pPr>
        <w:rPr/>
      </w:pPr>
      <w:r w:rsidDel="00000000" w:rsidR="00000000" w:rsidRPr="00000000">
        <w:rPr>
          <w:rtl w:val="0"/>
        </w:rPr>
        <w:t xml:space="preserve">Projected Annual Savings</w:t>
      </w:r>
    </w:p>
    <w:p w:rsidR="00000000" w:rsidDel="00000000" w:rsidP="00000000" w:rsidRDefault="00000000" w:rsidRPr="00000000" w14:paraId="000001C1">
      <w:pPr>
        <w:rPr/>
      </w:pPr>
      <w:r w:rsidDel="00000000" w:rsidR="00000000" w:rsidRPr="00000000">
        <w:rPr>
          <w:rtl w:val="0"/>
        </w:rPr>
        <w:t xml:space="preserve">$4,659,225</w:t>
      </w:r>
    </w:p>
    <w:p w:rsidR="00000000" w:rsidDel="00000000" w:rsidP="00000000" w:rsidRDefault="00000000" w:rsidRPr="00000000" w14:paraId="000001C2">
      <w:pPr>
        <w:rPr/>
      </w:pPr>
      <w:r w:rsidDel="00000000" w:rsidR="00000000" w:rsidRPr="00000000">
        <w:rPr>
          <w:rtl w:val="0"/>
        </w:rPr>
        <w:t xml:space="preserve">Get Started</w:t>
      </w:r>
    </w:p>
    <w:p w:rsidR="00000000" w:rsidDel="00000000" w:rsidP="00000000" w:rsidRDefault="00000000" w:rsidRPr="00000000" w14:paraId="000001C3">
      <w:pPr>
        <w:rPr/>
      </w:pPr>
      <w:r w:rsidDel="00000000" w:rsidR="00000000" w:rsidRPr="00000000">
        <w:rPr>
          <w:rtl w:val="0"/>
        </w:rPr>
        <w:t xml:space="preserve">Ready to see Intake in your jurisdiction?</w:t>
      </w:r>
    </w:p>
    <w:p w:rsidR="00000000" w:rsidDel="00000000" w:rsidP="00000000" w:rsidRDefault="00000000" w:rsidRPr="00000000" w14:paraId="000001C4">
      <w:pPr>
        <w:rPr/>
      </w:pPr>
      <w:r w:rsidDel="00000000" w:rsidR="00000000" w:rsidRPr="00000000">
        <w:rPr>
          <w:rtl w:val="0"/>
        </w:rPr>
        <w:t xml:space="preserve">Structured pilots with clear goals, measurable outcomes, and full transparency. No black-box implementations. No surprises.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Talk to Us</w:t>
      </w:r>
    </w:p>
    <w:p w:rsidR="00000000" w:rsidDel="00000000" w:rsidP="00000000" w:rsidRDefault="00000000" w:rsidRPr="00000000" w14:paraId="000001C7">
      <w:pPr>
        <w:rPr/>
      </w:pPr>
      <w:r w:rsidDel="00000000" w:rsidR="00000000" w:rsidRPr="00000000">
        <w:rPr>
          <w:rtl w:val="0"/>
        </w:rPr>
        <w:t xml:space="preserve">Request a Demo</w:t>
      </w:r>
    </w:p>
    <w:p w:rsidR="00000000" w:rsidDel="00000000" w:rsidP="00000000" w:rsidRDefault="00000000" w:rsidRPr="00000000" w14:paraId="000001C8">
      <w:pPr>
        <w:rPr/>
      </w:pPr>
      <w:r w:rsidDel="00000000" w:rsidR="00000000" w:rsidRPr="00000000">
        <w:rPr>
          <w:rtl w:val="0"/>
        </w:rPr>
        <w:t xml:space="preserve">Justice Innovations</w:t>
      </w:r>
    </w:p>
    <w:p w:rsidR="00000000" w:rsidDel="00000000" w:rsidP="00000000" w:rsidRDefault="00000000" w:rsidRPr="00000000" w14:paraId="000001C9">
      <w:pPr>
        <w:rPr/>
      </w:pPr>
      <w:r w:rsidDel="00000000" w:rsidR="00000000" w:rsidRPr="00000000">
        <w:rPr>
          <w:rtl w:val="0"/>
        </w:rPr>
        <w:t xml:space="preserve">Evidence-Based Justice Technology</w:t>
      </w:r>
    </w:p>
    <w:p w:rsidR="00000000" w:rsidDel="00000000" w:rsidP="00000000" w:rsidRDefault="00000000" w:rsidRPr="00000000" w14:paraId="000001CA">
      <w:pPr>
        <w:rPr/>
      </w:pPr>
      <w:r w:rsidDel="00000000" w:rsidR="00000000" w:rsidRPr="00000000">
        <w:rPr>
          <w:rtl w:val="0"/>
        </w:rPr>
        <w:t xml:space="preserve">Prosecutor-guided software that brings scientific rigor to the most critical decisions in the criminal justice process. Built in Texas. Designed for national deployment.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Intake</w:t>
      </w:r>
    </w:p>
    <w:p w:rsidR="00000000" w:rsidDel="00000000" w:rsidP="00000000" w:rsidRDefault="00000000" w:rsidRPr="00000000" w14:paraId="000001CD">
      <w:pPr>
        <w:rPr/>
      </w:pPr>
      <w:r w:rsidDel="00000000" w:rsidR="00000000" w:rsidRPr="00000000">
        <w:rPr>
          <w:rtl w:val="0"/>
        </w:rPr>
        <w:t xml:space="preserve">What Is Intake?</w:t>
      </w:r>
    </w:p>
    <w:p w:rsidR="00000000" w:rsidDel="00000000" w:rsidP="00000000" w:rsidRDefault="00000000" w:rsidRPr="00000000" w14:paraId="000001CE">
      <w:pPr>
        <w:rPr/>
      </w:pPr>
      <w:r w:rsidDel="00000000" w:rsidR="00000000" w:rsidRPr="00000000">
        <w:rPr>
          <w:rtl w:val="0"/>
        </w:rPr>
        <w:t xml:space="preserve">How It Works</w:t>
      </w:r>
    </w:p>
    <w:p w:rsidR="00000000" w:rsidDel="00000000" w:rsidP="00000000" w:rsidRDefault="00000000" w:rsidRPr="00000000" w14:paraId="000001CF">
      <w:pPr>
        <w:rPr/>
      </w:pPr>
      <w:r w:rsidDel="00000000" w:rsidR="00000000" w:rsidRPr="00000000">
        <w:rPr>
          <w:rtl w:val="0"/>
        </w:rPr>
        <w:t xml:space="preserve">Why a Prosecutor?</w:t>
      </w:r>
    </w:p>
    <w:p w:rsidR="00000000" w:rsidDel="00000000" w:rsidP="00000000" w:rsidRDefault="00000000" w:rsidRPr="00000000" w14:paraId="000001D0">
      <w:pPr>
        <w:rPr/>
      </w:pPr>
      <w:r w:rsidDel="00000000" w:rsidR="00000000" w:rsidRPr="00000000">
        <w:rPr>
          <w:rtl w:val="0"/>
        </w:rPr>
        <w:t xml:space="preserve">Features &amp; Platform</w:t>
      </w:r>
    </w:p>
    <w:p w:rsidR="00000000" w:rsidDel="00000000" w:rsidP="00000000" w:rsidRDefault="00000000" w:rsidRPr="00000000" w14:paraId="000001D1">
      <w:pPr>
        <w:rPr/>
      </w:pPr>
      <w:r w:rsidDel="00000000" w:rsidR="00000000" w:rsidRPr="00000000">
        <w:rPr>
          <w:rtl w:val="0"/>
        </w:rPr>
        <w:t xml:space="preserve">Implementation Package</w:t>
      </w:r>
    </w:p>
    <w:p w:rsidR="00000000" w:rsidDel="00000000" w:rsidP="00000000" w:rsidRDefault="00000000" w:rsidRPr="00000000" w14:paraId="000001D2">
      <w:pPr>
        <w:rPr/>
      </w:pPr>
      <w:r w:rsidDel="00000000" w:rsidR="00000000" w:rsidRPr="00000000">
        <w:rPr>
          <w:rtl w:val="0"/>
        </w:rPr>
        <w:t xml:space="preserve">What We Measure</w:t>
      </w:r>
    </w:p>
    <w:p w:rsidR="00000000" w:rsidDel="00000000" w:rsidP="00000000" w:rsidRDefault="00000000" w:rsidRPr="00000000" w14:paraId="000001D3">
      <w:pPr>
        <w:rPr/>
      </w:pPr>
      <w:r w:rsidDel="00000000" w:rsidR="00000000" w:rsidRPr="00000000">
        <w:rPr>
          <w:rtl w:val="0"/>
        </w:rPr>
        <w:t xml:space="preserve">Research</w:t>
      </w:r>
    </w:p>
    <w:p w:rsidR="00000000" w:rsidDel="00000000" w:rsidP="00000000" w:rsidRDefault="00000000" w:rsidRPr="00000000" w14:paraId="000001D4">
      <w:pPr>
        <w:rPr/>
      </w:pPr>
      <w:r w:rsidDel="00000000" w:rsidR="00000000" w:rsidRPr="00000000">
        <w:rPr>
          <w:rtl w:val="0"/>
        </w:rPr>
        <w:t xml:space="preserve">The Harris County Model</w:t>
      </w:r>
    </w:p>
    <w:p w:rsidR="00000000" w:rsidDel="00000000" w:rsidP="00000000" w:rsidRDefault="00000000" w:rsidRPr="00000000" w14:paraId="000001D5">
      <w:pPr>
        <w:rPr/>
      </w:pPr>
      <w:r w:rsidDel="00000000" w:rsidR="00000000" w:rsidRPr="00000000">
        <w:rPr>
          <w:rtl w:val="0"/>
        </w:rPr>
        <w:t xml:space="preserve">The Cost of Doing Nothing</w:t>
      </w:r>
    </w:p>
    <w:p w:rsidR="00000000" w:rsidDel="00000000" w:rsidP="00000000" w:rsidRDefault="00000000" w:rsidRPr="00000000" w14:paraId="000001D6">
      <w:pPr>
        <w:rPr/>
      </w:pPr>
      <w:r w:rsidDel="00000000" w:rsidR="00000000" w:rsidRPr="00000000">
        <w:rPr>
          <w:rtl w:val="0"/>
        </w:rPr>
        <w:t xml:space="preserve">Published Papers</w:t>
      </w:r>
    </w:p>
    <w:p w:rsidR="00000000" w:rsidDel="00000000" w:rsidP="00000000" w:rsidRDefault="00000000" w:rsidRPr="00000000" w14:paraId="000001D7">
      <w:pPr>
        <w:rPr/>
      </w:pPr>
      <w:r w:rsidDel="00000000" w:rsidR="00000000" w:rsidRPr="00000000">
        <w:rPr>
          <w:rtl w:val="0"/>
        </w:rPr>
        <w:t xml:space="preserve">White Papers</w:t>
      </w:r>
    </w:p>
    <w:p w:rsidR="00000000" w:rsidDel="00000000" w:rsidP="00000000" w:rsidRDefault="00000000" w:rsidRPr="00000000" w14:paraId="000001D8">
      <w:pPr>
        <w:rPr/>
      </w:pPr>
      <w:r w:rsidDel="00000000" w:rsidR="00000000" w:rsidRPr="00000000">
        <w:rPr>
          <w:rtl w:val="0"/>
        </w:rPr>
        <w:t xml:space="preserve">Fairness &amp; Equity Framework</w:t>
      </w:r>
    </w:p>
    <w:p w:rsidR="00000000" w:rsidDel="00000000" w:rsidP="00000000" w:rsidRDefault="00000000" w:rsidRPr="00000000" w14:paraId="000001D9">
      <w:pPr>
        <w:rPr/>
      </w:pPr>
      <w:r w:rsidDel="00000000" w:rsidR="00000000" w:rsidRPr="00000000">
        <w:rPr>
          <w:rtl w:val="0"/>
        </w:rPr>
        <w:t xml:space="preserve">Company</w:t>
      </w:r>
    </w:p>
    <w:p w:rsidR="00000000" w:rsidDel="00000000" w:rsidP="00000000" w:rsidRDefault="00000000" w:rsidRPr="00000000" w14:paraId="000001DA">
      <w:pPr>
        <w:rPr/>
      </w:pPr>
      <w:r w:rsidDel="00000000" w:rsidR="00000000" w:rsidRPr="00000000">
        <w:rPr>
          <w:rtl w:val="0"/>
        </w:rPr>
        <w:t xml:space="preserve">About Us</w:t>
      </w:r>
    </w:p>
    <w:p w:rsidR="00000000" w:rsidDel="00000000" w:rsidP="00000000" w:rsidRDefault="00000000" w:rsidRPr="00000000" w14:paraId="000001DB">
      <w:pPr>
        <w:rPr/>
      </w:pPr>
      <w:r w:rsidDel="00000000" w:rsidR="00000000" w:rsidRPr="00000000">
        <w:rPr>
          <w:rtl w:val="0"/>
        </w:rPr>
        <w:t xml:space="preserve">SciLaw Partnership</w:t>
      </w:r>
    </w:p>
    <w:p w:rsidR="00000000" w:rsidDel="00000000" w:rsidP="00000000" w:rsidRDefault="00000000" w:rsidRPr="00000000" w14:paraId="000001DC">
      <w:pPr>
        <w:rPr/>
      </w:pPr>
      <w:r w:rsidDel="00000000" w:rsidR="00000000" w:rsidRPr="00000000">
        <w:rPr>
          <w:rtl w:val="0"/>
        </w:rPr>
        <w:t xml:space="preserve">Cameron County Pilot</w:t>
      </w:r>
    </w:p>
    <w:p w:rsidR="00000000" w:rsidDel="00000000" w:rsidP="00000000" w:rsidRDefault="00000000" w:rsidRPr="00000000" w14:paraId="000001DD">
      <w:pPr>
        <w:rPr/>
      </w:pPr>
      <w:r w:rsidDel="00000000" w:rsidR="00000000" w:rsidRPr="00000000">
        <w:rPr>
          <w:rtl w:val="0"/>
        </w:rPr>
        <w:t xml:space="preserve">Solutions by Role</w:t>
      </w:r>
    </w:p>
    <w:p w:rsidR="00000000" w:rsidDel="00000000" w:rsidP="00000000" w:rsidRDefault="00000000" w:rsidRPr="00000000" w14:paraId="000001DE">
      <w:pPr>
        <w:rPr/>
      </w:pPr>
      <w:r w:rsidDel="00000000" w:rsidR="00000000" w:rsidRPr="00000000">
        <w:rPr>
          <w:rtl w:val="0"/>
        </w:rPr>
        <w:t xml:space="preserve">Privacy Policy</w:t>
      </w:r>
    </w:p>
    <w:p w:rsidR="00000000" w:rsidDel="00000000" w:rsidP="00000000" w:rsidRDefault="00000000" w:rsidRPr="00000000" w14:paraId="000001DF">
      <w:pPr>
        <w:rPr/>
      </w:pPr>
      <w:r w:rsidDel="00000000" w:rsidR="00000000" w:rsidRPr="00000000">
        <w:rPr>
          <w:rtl w:val="0"/>
        </w:rPr>
        <w:t xml:space="preserve">Terms of Use</w:t>
      </w:r>
    </w:p>
    <w:p w:rsidR="00000000" w:rsidDel="00000000" w:rsidP="00000000" w:rsidRDefault="00000000" w:rsidRPr="00000000" w14:paraId="000001E0">
      <w:pPr>
        <w:rPr/>
      </w:pPr>
      <w:r w:rsidDel="00000000" w:rsidR="00000000" w:rsidRPr="00000000">
        <w:rPr>
          <w:rtl w:val="0"/>
        </w:rPr>
        <w:t xml:space="preserve">Accessibility</w:t>
      </w:r>
    </w:p>
    <w:p w:rsidR="00000000" w:rsidDel="00000000" w:rsidP="00000000" w:rsidRDefault="00000000" w:rsidRPr="00000000" w14:paraId="000001E1">
      <w:pPr>
        <w:rPr/>
      </w:pPr>
      <w:r w:rsidDel="00000000" w:rsidR="00000000" w:rsidRPr="00000000">
        <w:rPr>
          <w:rtl w:val="0"/>
        </w:rPr>
        <w:t xml:space="preserve">Data Processing</w:t>
      </w:r>
    </w:p>
    <w:p w:rsidR="00000000" w:rsidDel="00000000" w:rsidP="00000000" w:rsidRDefault="00000000" w:rsidRPr="00000000" w14:paraId="000001E2">
      <w:pPr>
        <w:rPr/>
      </w:pPr>
      <w:r w:rsidDel="00000000" w:rsidR="00000000" w:rsidRPr="00000000">
        <w:rPr>
          <w:rtl w:val="0"/>
        </w:rPr>
        <w:t xml:space="preserve">Woman-Owned Small Business</w:t>
      </w:r>
    </w:p>
    <w:p w:rsidR="00000000" w:rsidDel="00000000" w:rsidP="00000000" w:rsidRDefault="00000000" w:rsidRPr="00000000" w14:paraId="000001E3">
      <w:pPr>
        <w:rPr/>
      </w:pPr>
      <w:r w:rsidDel="00000000" w:rsidR="00000000" w:rsidRPr="00000000">
        <w:rPr>
          <w:rtl w:val="0"/>
        </w:rPr>
        <w:t xml:space="preserve">WOSB Certified</w:t>
      </w:r>
    </w:p>
    <w:p w:rsidR="00000000" w:rsidDel="00000000" w:rsidP="00000000" w:rsidRDefault="00000000" w:rsidRPr="00000000" w14:paraId="000001E4">
      <w:pPr>
        <w:rPr/>
      </w:pPr>
      <w:r w:rsidDel="00000000" w:rsidR="00000000" w:rsidRPr="00000000">
        <w:rPr>
          <w:rtl w:val="0"/>
        </w:rPr>
        <w:t xml:space="preserve">Public Benefit Corporation</w:t>
      </w:r>
    </w:p>
    <w:p w:rsidR="00000000" w:rsidDel="00000000" w:rsidP="00000000" w:rsidRDefault="00000000" w:rsidRPr="00000000" w14:paraId="000001E5">
      <w:pPr>
        <w:rPr/>
      </w:pPr>
      <w:r w:rsidDel="00000000" w:rsidR="00000000" w:rsidRPr="00000000">
        <w:rPr>
          <w:rtl w:val="0"/>
        </w:rPr>
        <w:t xml:space="preserve">Mission-driven by charter</w:t>
      </w:r>
    </w:p>
    <w:p w:rsidR="00000000" w:rsidDel="00000000" w:rsidP="00000000" w:rsidRDefault="00000000" w:rsidRPr="00000000" w14:paraId="000001E6">
      <w:pPr>
        <w:rPr/>
      </w:pPr>
      <w:r w:rsidDel="00000000" w:rsidR="00000000" w:rsidRPr="00000000">
        <w:rPr>
          <w:rtl w:val="0"/>
        </w:rPr>
        <w:t xml:space="preserve">Made in Texas</w:t>
      </w:r>
    </w:p>
    <w:p w:rsidR="00000000" w:rsidDel="00000000" w:rsidP="00000000" w:rsidRDefault="00000000" w:rsidRPr="00000000" w14:paraId="000001E7">
      <w:pPr>
        <w:rPr/>
      </w:pPr>
      <w:r w:rsidDel="00000000" w:rsidR="00000000" w:rsidRPr="00000000">
        <w:rPr>
          <w:rtl w:val="0"/>
        </w:rPr>
        <w:t xml:space="preserve">Built for All States</w:t>
      </w:r>
    </w:p>
    <w:p w:rsidR="00000000" w:rsidDel="00000000" w:rsidP="00000000" w:rsidRDefault="00000000" w:rsidRPr="00000000" w14:paraId="000001E8">
      <w:pPr>
        <w:rPr/>
      </w:pPr>
      <w:r w:rsidDel="00000000" w:rsidR="00000000" w:rsidRPr="00000000">
        <w:rPr>
          <w:rtl w:val="0"/>
        </w:rPr>
        <w:t xml:space="preserve">© 2025 Justice Innovations, Inc. · Houston, Texas · Public Benefit Corporation</w:t>
      </w:r>
    </w:p>
    <w:p w:rsidR="00000000" w:rsidDel="00000000" w:rsidP="00000000" w:rsidRDefault="00000000" w:rsidRPr="00000000" w14:paraId="000001E9">
      <w:pPr>
        <w:rPr/>
      </w:pPr>
      <w:r w:rsidDel="00000000" w:rsidR="00000000" w:rsidRPr="00000000">
        <w:rPr>
          <w:rtl w:val="0"/>
        </w:rPr>
        <w:t xml:space="preserve">WOSB · Texas SOS · All rights reserved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